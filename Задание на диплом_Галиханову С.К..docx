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0053" w14:textId="77777777" w:rsidR="00B45BED" w:rsidRDefault="00420254" w:rsidP="00B45BED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73E0037" wp14:editId="309B175F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56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5BED"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8DC65BD" wp14:editId="4A37CF6A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0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5BED"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 w:rsidR="00B45BED"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="00B45BED"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56A168F0" w14:textId="77777777" w:rsidR="00420254" w:rsidRDefault="00B45BED" w:rsidP="00B45BED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0943918A" w14:textId="77777777" w:rsidR="00420254" w:rsidRPr="00CB5FF6" w:rsidRDefault="00420254" w:rsidP="00420254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0330027" w14:textId="77777777" w:rsidR="00420254" w:rsidRPr="003560A9" w:rsidRDefault="00420254" w:rsidP="00420254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="00BD0318">
        <w:rPr>
          <w:rStyle w:val="FontStyle35"/>
          <w:sz w:val="20"/>
          <w:szCs w:val="20"/>
        </w:rPr>
        <w:t>ОБРАЗОВАТЕЛЬНОЕ</w:t>
      </w:r>
    </w:p>
    <w:p w14:paraId="3F99814E" w14:textId="77777777" w:rsidR="00420254" w:rsidRPr="00CB5FF6" w:rsidRDefault="00420254" w:rsidP="00420254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>УЧРЕЖДЕНИЕ ВЫСШЕГО ОБРАЗОВАНИЯ</w:t>
      </w:r>
    </w:p>
    <w:p w14:paraId="7F025C75" w14:textId="77777777" w:rsidR="00420254" w:rsidRPr="003560A9" w:rsidRDefault="00420254" w:rsidP="00420254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18A1FBE7" w14:textId="77777777" w:rsidR="00420254" w:rsidRPr="003560A9" w:rsidRDefault="00420254" w:rsidP="00420254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19498917" w14:textId="77777777" w:rsidR="00420254" w:rsidRPr="003560A9" w:rsidRDefault="00420254" w:rsidP="00420254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51CE55D" w14:textId="61E6C9D1" w:rsidR="00420254" w:rsidRPr="00CB5FF6" w:rsidRDefault="00872506" w:rsidP="00420254">
      <w:pPr>
        <w:pStyle w:val="a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1CE17C" wp14:editId="5EB85D79">
                <wp:simplePos x="0" y="0"/>
                <wp:positionH relativeFrom="column">
                  <wp:posOffset>-8890</wp:posOffset>
                </wp:positionH>
                <wp:positionV relativeFrom="paragraph">
                  <wp:posOffset>93345</wp:posOffset>
                </wp:positionV>
                <wp:extent cx="6264275" cy="0"/>
                <wp:effectExtent l="19685" t="17145" r="12065" b="11430"/>
                <wp:wrapNone/>
                <wp:docPr id="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AC47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-.7pt;margin-top:7.35pt;width:493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" strokeweight="1.75pt"/>
            </w:pict>
          </mc:Fallback>
        </mc:AlternateContent>
      </w:r>
    </w:p>
    <w:p w14:paraId="3097E87E" w14:textId="02B76E26" w:rsidR="00420254" w:rsidRPr="00CB5FF6" w:rsidRDefault="00420254" w:rsidP="0051024A">
      <w:pPr>
        <w:pStyle w:val="aa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Факультет</w:t>
      </w:r>
      <w:r w:rsidRPr="00CB5FF6">
        <w:rPr>
          <w:b/>
          <w:sz w:val="24"/>
          <w:szCs w:val="24"/>
          <w:lang w:val="ru-RU"/>
        </w:rPr>
        <w:t xml:space="preserve"> (</w:t>
      </w:r>
      <w:r w:rsidRPr="00622985">
        <w:rPr>
          <w:b/>
          <w:sz w:val="24"/>
          <w:szCs w:val="24"/>
          <w:u w:val="single"/>
          <w:lang w:val="ru-RU"/>
        </w:rPr>
        <w:t>институт</w:t>
      </w:r>
      <w:r w:rsidRPr="00CB5FF6">
        <w:rPr>
          <w:b/>
          <w:sz w:val="24"/>
          <w:szCs w:val="24"/>
          <w:lang w:val="ru-RU"/>
        </w:rPr>
        <w:t>, филиал)</w:t>
      </w:r>
      <w:r w:rsidR="00304422">
        <w:rPr>
          <w:b/>
          <w:sz w:val="24"/>
          <w:szCs w:val="24"/>
          <w:lang w:val="ru-RU"/>
        </w:rPr>
        <w:t xml:space="preserve"> 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="00304422">
        <w:rPr>
          <w:b/>
          <w:sz w:val="24"/>
          <w:szCs w:val="24"/>
          <w:u w:val="single"/>
          <w:lang w:val="ru-RU"/>
        </w:rPr>
        <w:t xml:space="preserve">     №</w:t>
      </w:r>
      <w:r w:rsidR="00CC6C19">
        <w:rPr>
          <w:b/>
          <w:sz w:val="24"/>
          <w:szCs w:val="24"/>
          <w:u w:val="single"/>
          <w:lang w:val="ru-RU"/>
        </w:rPr>
        <w:t xml:space="preserve"> </w:t>
      </w:r>
      <w:r w:rsidR="00304422">
        <w:rPr>
          <w:b/>
          <w:sz w:val="24"/>
          <w:szCs w:val="24"/>
          <w:u w:val="single"/>
          <w:lang w:val="ru-RU"/>
        </w:rPr>
        <w:t>7</w:t>
      </w:r>
      <w:r w:rsidR="00304422">
        <w:rPr>
          <w:b/>
          <w:sz w:val="24"/>
          <w:szCs w:val="24"/>
          <w:u w:val="single"/>
          <w:lang w:val="ru-RU"/>
        </w:rPr>
        <w:tab/>
      </w:r>
      <w:r w:rsidR="00EA4C33">
        <w:rPr>
          <w:b/>
          <w:sz w:val="24"/>
          <w:szCs w:val="24"/>
          <w:u w:val="single"/>
          <w:lang w:val="ru-RU"/>
        </w:rPr>
        <w:tab/>
      </w:r>
      <w:r w:rsidR="00EA4C33">
        <w:rPr>
          <w:b/>
          <w:sz w:val="24"/>
          <w:szCs w:val="24"/>
          <w:u w:val="single"/>
          <w:lang w:val="ru-RU"/>
        </w:rPr>
        <w:tab/>
        <w:t>___</w:t>
      </w:r>
      <w:r w:rsidR="00EA4C33" w:rsidRPr="00EA4C33">
        <w:rPr>
          <w:b/>
          <w:sz w:val="24"/>
          <w:szCs w:val="24"/>
          <w:u w:val="single"/>
          <w:lang w:val="ru-RU"/>
        </w:rPr>
        <w:t>К</w:t>
      </w:r>
      <w:r w:rsidRPr="00EA4C33">
        <w:rPr>
          <w:b/>
          <w:bCs/>
          <w:sz w:val="24"/>
          <w:szCs w:val="24"/>
          <w:u w:val="single"/>
          <w:lang w:val="ru-RU"/>
        </w:rPr>
        <w:t>афедра</w:t>
      </w:r>
      <w:r w:rsidR="00EA4C33">
        <w:rPr>
          <w:b/>
          <w:sz w:val="24"/>
          <w:szCs w:val="24"/>
          <w:u w:val="single"/>
          <w:lang w:val="ru-RU"/>
        </w:rPr>
        <w:t>__</w:t>
      </w:r>
      <w:r w:rsidR="00304422">
        <w:rPr>
          <w:b/>
          <w:sz w:val="24"/>
          <w:szCs w:val="24"/>
          <w:u w:val="single"/>
          <w:lang w:val="ru-RU"/>
        </w:rPr>
        <w:t>703</w:t>
      </w:r>
      <w:r w:rsidR="00EA4C33">
        <w:rPr>
          <w:b/>
          <w:sz w:val="24"/>
          <w:szCs w:val="24"/>
          <w:u w:val="single"/>
          <w:lang w:val="ru-RU"/>
        </w:rPr>
        <w:t>_</w:t>
      </w:r>
      <w:r w:rsidR="00CC6C19">
        <w:rPr>
          <w:b/>
          <w:sz w:val="24"/>
          <w:szCs w:val="24"/>
          <w:u w:val="single"/>
          <w:lang w:val="ru-RU"/>
        </w:rPr>
        <w:t xml:space="preserve">   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CC6C19">
        <w:rPr>
          <w:b/>
          <w:sz w:val="24"/>
          <w:szCs w:val="24"/>
          <w:u w:val="single"/>
          <w:lang w:val="ru-RU"/>
        </w:rPr>
        <w:t xml:space="preserve"> </w:t>
      </w:r>
    </w:p>
    <w:p w14:paraId="4EBEFD18" w14:textId="020E4875" w:rsidR="00420254" w:rsidRPr="00CB5FF6" w:rsidRDefault="00420254" w:rsidP="0051024A">
      <w:pPr>
        <w:pStyle w:val="aa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Специальность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304422">
        <w:rPr>
          <w:b/>
          <w:bCs/>
          <w:sz w:val="24"/>
          <w:szCs w:val="24"/>
          <w:u w:val="single"/>
          <w:lang w:val="ru-RU"/>
        </w:rPr>
        <w:t xml:space="preserve"> 24.05.05</w:t>
      </w:r>
      <w:r w:rsidR="00EA4C33">
        <w:rPr>
          <w:b/>
          <w:bCs/>
          <w:sz w:val="24"/>
          <w:szCs w:val="24"/>
          <w:u w:val="single"/>
          <w:lang w:val="ru-RU"/>
        </w:rPr>
        <w:tab/>
      </w:r>
      <w:r w:rsidR="00EA4C33">
        <w:rPr>
          <w:b/>
          <w:bCs/>
          <w:sz w:val="24"/>
          <w:szCs w:val="24"/>
          <w:u w:val="single"/>
          <w:lang w:val="ru-RU"/>
        </w:rPr>
        <w:tab/>
      </w:r>
      <w:r w:rsidR="00EA4C33">
        <w:rPr>
          <w:b/>
          <w:bCs/>
          <w:sz w:val="24"/>
          <w:szCs w:val="24"/>
          <w:u w:val="single"/>
          <w:lang w:val="ru-RU"/>
        </w:rPr>
        <w:tab/>
        <w:t>___</w:t>
      </w:r>
      <w:r w:rsidR="00EA4C33" w:rsidRPr="00EA4C33">
        <w:rPr>
          <w:b/>
          <w:bCs/>
          <w:sz w:val="24"/>
          <w:szCs w:val="24"/>
          <w:u w:val="single"/>
          <w:lang w:val="ru-RU"/>
        </w:rPr>
        <w:t>Г</w:t>
      </w:r>
      <w:r w:rsidRPr="00EA4C33">
        <w:rPr>
          <w:b/>
          <w:bCs/>
          <w:sz w:val="24"/>
          <w:szCs w:val="24"/>
          <w:u w:val="single"/>
          <w:lang w:val="ru-RU"/>
        </w:rPr>
        <w:t>руппа</w:t>
      </w:r>
      <w:r w:rsidR="00EA4C33">
        <w:rPr>
          <w:b/>
          <w:sz w:val="24"/>
          <w:szCs w:val="24"/>
          <w:u w:val="single"/>
          <w:lang w:val="ru-RU"/>
        </w:rPr>
        <w:t>_М</w:t>
      </w:r>
      <w:r w:rsidR="00304422">
        <w:rPr>
          <w:b/>
          <w:sz w:val="24"/>
          <w:szCs w:val="24"/>
          <w:u w:val="single"/>
          <w:lang w:val="ru-RU"/>
        </w:rPr>
        <w:t>7О</w:t>
      </w:r>
      <w:r w:rsidR="00621279">
        <w:rPr>
          <w:b/>
          <w:sz w:val="24"/>
          <w:szCs w:val="24"/>
          <w:u w:val="single"/>
          <w:lang w:val="ru-RU"/>
        </w:rPr>
        <w:t>-607</w:t>
      </w:r>
      <w:r w:rsidR="00304422" w:rsidRPr="003B52A2">
        <w:rPr>
          <w:b/>
          <w:sz w:val="24"/>
          <w:szCs w:val="24"/>
          <w:u w:val="single"/>
          <w:lang w:val="ru-RU"/>
        </w:rPr>
        <w:t>С</w:t>
      </w:r>
      <w:r w:rsidR="00EA4C33">
        <w:rPr>
          <w:b/>
          <w:sz w:val="24"/>
          <w:szCs w:val="24"/>
          <w:u w:val="single"/>
          <w:lang w:val="ru-RU"/>
        </w:rPr>
        <w:t>-16</w:t>
      </w:r>
    </w:p>
    <w:p w14:paraId="10005AF6" w14:textId="609B35B0" w:rsidR="00420254" w:rsidRPr="00CB5FF6" w:rsidRDefault="00420254" w:rsidP="0051024A">
      <w:pPr>
        <w:pStyle w:val="aa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94597C">
        <w:rPr>
          <w:b/>
          <w:bCs/>
          <w:sz w:val="24"/>
          <w:szCs w:val="24"/>
          <w:u w:val="single"/>
          <w:lang w:val="ru-RU"/>
        </w:rPr>
        <w:t>и</w:t>
      </w:r>
      <w:r w:rsidR="00304422">
        <w:rPr>
          <w:b/>
          <w:bCs/>
          <w:sz w:val="24"/>
          <w:szCs w:val="24"/>
          <w:u w:val="single"/>
          <w:lang w:val="ru-RU"/>
        </w:rPr>
        <w:t>нженер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78AE4FA7" w14:textId="77777777" w:rsidR="00420254" w:rsidRPr="00CB5FF6" w:rsidRDefault="00420254" w:rsidP="0051024A">
      <w:pPr>
        <w:pStyle w:val="aa"/>
        <w:tabs>
          <w:tab w:val="left" w:pos="6237"/>
        </w:tabs>
        <w:spacing w:line="360" w:lineRule="auto"/>
        <w:ind w:right="-1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</w:t>
      </w:r>
      <w:r w:rsidR="007B6D9C" w:rsidRPr="00E74CB4">
        <w:rPr>
          <w:b/>
          <w:bCs/>
          <w:sz w:val="24"/>
          <w:szCs w:val="24"/>
          <w:lang w:val="ru-RU"/>
        </w:rPr>
        <w:t xml:space="preserve">        </w:t>
      </w:r>
      <w:r w:rsidRPr="00CB5FF6">
        <w:rPr>
          <w:b/>
          <w:bCs/>
          <w:sz w:val="24"/>
          <w:szCs w:val="24"/>
          <w:lang w:val="ru-RU"/>
        </w:rPr>
        <w:t xml:space="preserve"> УТВЕРЖДАЮ</w:t>
      </w:r>
    </w:p>
    <w:p w14:paraId="5232B406" w14:textId="77777777" w:rsidR="00270C9B" w:rsidRDefault="00304422" w:rsidP="00BD0318">
      <w:pPr>
        <w:pStyle w:val="aa"/>
        <w:tabs>
          <w:tab w:val="left" w:pos="4820"/>
        </w:tabs>
        <w:spacing w:before="120"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 w:rsidR="00270C9B">
        <w:rPr>
          <w:sz w:val="24"/>
          <w:szCs w:val="24"/>
          <w:lang w:val="ru-RU"/>
        </w:rPr>
        <w:t>Зав</w:t>
      </w:r>
      <w:r>
        <w:rPr>
          <w:sz w:val="24"/>
          <w:szCs w:val="24"/>
          <w:lang w:val="ru-RU"/>
        </w:rPr>
        <w:t xml:space="preserve">. </w:t>
      </w:r>
      <w:r w:rsidR="00270C9B">
        <w:rPr>
          <w:sz w:val="24"/>
          <w:szCs w:val="24"/>
          <w:lang w:val="ru-RU"/>
        </w:rPr>
        <w:t>кафедрой</w:t>
      </w:r>
      <w:r>
        <w:rPr>
          <w:sz w:val="24"/>
          <w:szCs w:val="24"/>
          <w:lang w:val="ru-RU"/>
        </w:rPr>
        <w:t xml:space="preserve"> №703</w:t>
      </w:r>
      <w:r w:rsidR="00270C9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__</w:t>
      </w:r>
      <w:r w:rsidR="00270C9B">
        <w:rPr>
          <w:sz w:val="24"/>
          <w:szCs w:val="24"/>
          <w:lang w:val="ru-RU"/>
        </w:rPr>
        <w:t>_________</w:t>
      </w:r>
      <w:r w:rsidR="001A6EC7">
        <w:rPr>
          <w:sz w:val="24"/>
          <w:szCs w:val="24"/>
          <w:lang w:val="ru-RU"/>
        </w:rPr>
        <w:t>_</w:t>
      </w:r>
      <w:r w:rsidR="00270C9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Е. С. Неретин</w:t>
      </w:r>
    </w:p>
    <w:p w14:paraId="7E313BD8" w14:textId="25A9C971" w:rsidR="00420254" w:rsidRPr="00CB5FF6" w:rsidRDefault="0051024A" w:rsidP="00BD0318">
      <w:pPr>
        <w:pStyle w:val="aa"/>
        <w:tabs>
          <w:tab w:val="left" w:pos="6237"/>
        </w:tabs>
        <w:spacing w:before="120" w:line="360" w:lineRule="auto"/>
        <w:ind w:right="-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proofErr w:type="gramStart"/>
      <w:r w:rsidR="00B0052F">
        <w:rPr>
          <w:sz w:val="24"/>
          <w:szCs w:val="24"/>
          <w:lang w:val="ru-RU"/>
        </w:rPr>
        <w:t xml:space="preserve">« </w:t>
      </w:r>
      <w:r>
        <w:rPr>
          <w:sz w:val="24"/>
          <w:szCs w:val="24"/>
          <w:lang w:val="ru-RU"/>
        </w:rPr>
        <w:t>_</w:t>
      </w:r>
      <w:proofErr w:type="gramEnd"/>
      <w:r>
        <w:rPr>
          <w:sz w:val="24"/>
          <w:szCs w:val="24"/>
          <w:lang w:val="ru-RU"/>
        </w:rPr>
        <w:t>____</w:t>
      </w:r>
      <w:r w:rsidR="00B0052F">
        <w:rPr>
          <w:sz w:val="24"/>
          <w:szCs w:val="24"/>
          <w:lang w:val="ru-RU"/>
        </w:rPr>
        <w:t xml:space="preserve"> »</w:t>
      </w:r>
      <w:r>
        <w:rPr>
          <w:sz w:val="24"/>
          <w:szCs w:val="24"/>
          <w:lang w:val="ru-RU"/>
        </w:rPr>
        <w:t xml:space="preserve"> </w:t>
      </w:r>
      <w:r w:rsidR="00420254" w:rsidRPr="00CB5FF6">
        <w:rPr>
          <w:sz w:val="24"/>
          <w:szCs w:val="24"/>
          <w:lang w:val="ru-RU"/>
        </w:rPr>
        <w:t xml:space="preserve"> ___________ 20</w:t>
      </w:r>
      <w:r w:rsidR="001E3195">
        <w:rPr>
          <w:sz w:val="24"/>
          <w:szCs w:val="24"/>
          <w:lang w:val="ru-RU"/>
        </w:rPr>
        <w:t>2</w:t>
      </w:r>
      <w:r w:rsidR="00EA4C33">
        <w:rPr>
          <w:sz w:val="24"/>
          <w:szCs w:val="24"/>
          <w:lang w:val="ru-RU"/>
        </w:rPr>
        <w:t>1</w:t>
      </w:r>
      <w:r w:rsidR="00420254" w:rsidRPr="00CB5FF6">
        <w:rPr>
          <w:sz w:val="24"/>
          <w:szCs w:val="24"/>
          <w:lang w:val="ru-RU"/>
        </w:rPr>
        <w:t xml:space="preserve"> г.</w:t>
      </w:r>
    </w:p>
    <w:p w14:paraId="41D1BC5D" w14:textId="77777777" w:rsidR="00420254" w:rsidRPr="00B71439" w:rsidRDefault="0051024A" w:rsidP="0051024A">
      <w:pPr>
        <w:spacing w:after="0" w:line="240" w:lineRule="auto"/>
        <w:ind w:right="-1"/>
        <w:jc w:val="center"/>
        <w:rPr>
          <w:rFonts w:ascii="Times New Roman" w:hAnsi="Times New Roman"/>
          <w:b/>
          <w:i/>
          <w:sz w:val="36"/>
          <w:szCs w:val="36"/>
        </w:rPr>
      </w:pPr>
      <w:r>
        <w:rPr>
          <w:rFonts w:ascii="Times New Roman" w:hAnsi="Times New Roman"/>
          <w:b/>
          <w:i/>
          <w:sz w:val="36"/>
          <w:szCs w:val="36"/>
        </w:rPr>
        <w:t>З</w:t>
      </w:r>
      <w:r w:rsidR="00420254" w:rsidRPr="00B71439">
        <w:rPr>
          <w:rFonts w:ascii="Times New Roman" w:hAnsi="Times New Roman"/>
          <w:b/>
          <w:i/>
          <w:sz w:val="36"/>
          <w:szCs w:val="36"/>
        </w:rPr>
        <w:t xml:space="preserve"> А Д А Н И Е</w:t>
      </w:r>
    </w:p>
    <w:p w14:paraId="26340F08" w14:textId="77777777" w:rsidR="00420254" w:rsidRPr="00CB5FF6" w:rsidRDefault="00420254" w:rsidP="0051024A">
      <w:pPr>
        <w:tabs>
          <w:tab w:val="center" w:pos="7655"/>
        </w:tabs>
        <w:spacing w:after="0"/>
        <w:ind w:right="-1"/>
        <w:jc w:val="center"/>
        <w:rPr>
          <w:rFonts w:ascii="Times New Roman" w:hAnsi="Times New Roman"/>
          <w:b/>
          <w:spacing w:val="20"/>
          <w:sz w:val="36"/>
        </w:rPr>
      </w:pPr>
      <w:r w:rsidRPr="00CB5FF6">
        <w:rPr>
          <w:rFonts w:ascii="Times New Roman" w:hAnsi="Times New Roman"/>
          <w:b/>
          <w:spacing w:val="20"/>
          <w:sz w:val="36"/>
        </w:rPr>
        <w:t>на дипломн</w:t>
      </w:r>
      <w:r>
        <w:rPr>
          <w:rFonts w:ascii="Times New Roman" w:hAnsi="Times New Roman"/>
          <w:b/>
          <w:spacing w:val="20"/>
          <w:sz w:val="36"/>
        </w:rPr>
        <w:t>ую</w:t>
      </w:r>
      <w:r w:rsidRPr="00CB5FF6">
        <w:rPr>
          <w:rFonts w:ascii="Times New Roman" w:hAnsi="Times New Roman"/>
          <w:b/>
          <w:spacing w:val="20"/>
          <w:sz w:val="36"/>
        </w:rPr>
        <w:t xml:space="preserve"> работу</w:t>
      </w:r>
    </w:p>
    <w:p w14:paraId="3631782E" w14:textId="51F1976F" w:rsidR="00420254" w:rsidRPr="006717F0" w:rsidRDefault="0094597C" w:rsidP="0051024A">
      <w:pPr>
        <w:pStyle w:val="aa"/>
        <w:ind w:right="-1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Студент</w:t>
      </w:r>
      <w:r w:rsidR="0051024A">
        <w:rPr>
          <w:sz w:val="24"/>
          <w:szCs w:val="24"/>
          <w:u w:val="single"/>
          <w:lang w:val="ru-RU"/>
        </w:rPr>
        <w:tab/>
      </w:r>
      <w:r w:rsidR="00AC099F" w:rsidRPr="00AC099F">
        <w:rPr>
          <w:sz w:val="24"/>
          <w:szCs w:val="24"/>
          <w:u w:val="single"/>
          <w:lang w:val="ru-RU"/>
        </w:rPr>
        <w:tab/>
      </w:r>
      <w:r w:rsidR="00AC099F" w:rsidRPr="00AC099F">
        <w:rPr>
          <w:sz w:val="24"/>
          <w:szCs w:val="24"/>
          <w:u w:val="single"/>
          <w:lang w:val="ru-RU"/>
        </w:rPr>
        <w:tab/>
      </w:r>
      <w:r w:rsidR="00621279">
        <w:rPr>
          <w:sz w:val="24"/>
          <w:szCs w:val="24"/>
          <w:u w:val="single"/>
          <w:lang w:val="ru-RU"/>
        </w:rPr>
        <w:tab/>
      </w:r>
      <w:del w:id="0" w:author="Sergey" w:date="2021-12-06T20:42:00Z">
        <w:r w:rsidR="00AC099F" w:rsidRPr="00AC099F" w:rsidDel="005C4DF6">
          <w:rPr>
            <w:sz w:val="24"/>
            <w:szCs w:val="24"/>
            <w:u w:val="single"/>
            <w:lang w:val="ru-RU"/>
          </w:rPr>
          <w:tab/>
        </w:r>
      </w:del>
      <w:proofErr w:type="spellStart"/>
      <w:r w:rsidR="001564BE">
        <w:rPr>
          <w:sz w:val="24"/>
          <w:szCs w:val="24"/>
          <w:u w:val="single"/>
          <w:lang w:val="ru-RU"/>
        </w:rPr>
        <w:t>Галиханов</w:t>
      </w:r>
      <w:proofErr w:type="spellEnd"/>
      <w:r w:rsidR="001564BE">
        <w:rPr>
          <w:sz w:val="24"/>
          <w:szCs w:val="24"/>
          <w:u w:val="single"/>
          <w:lang w:val="ru-RU"/>
        </w:rPr>
        <w:t xml:space="preserve"> Сергей </w:t>
      </w:r>
      <w:proofErr w:type="spellStart"/>
      <w:r w:rsidR="001564BE">
        <w:rPr>
          <w:sz w:val="24"/>
          <w:szCs w:val="24"/>
          <w:u w:val="single"/>
          <w:lang w:val="ru-RU"/>
        </w:rPr>
        <w:t>Кадимович</w:t>
      </w:r>
      <w:proofErr w:type="spellEnd"/>
      <w:proofErr w:type="gramStart"/>
      <w:r w:rsidR="005032F1">
        <w:rPr>
          <w:sz w:val="24"/>
          <w:szCs w:val="24"/>
          <w:u w:val="single"/>
          <w:lang w:val="ru-RU"/>
        </w:rPr>
        <w:tab/>
      </w:r>
      <w:ins w:id="1" w:author="Sergey" w:date="2021-12-09T14:21:00Z">
        <w:r w:rsidR="00B90355">
          <w:rPr>
            <w:sz w:val="24"/>
            <w:szCs w:val="24"/>
            <w:u w:val="single"/>
            <w:lang w:val="ru-RU"/>
          </w:rPr>
          <w:t xml:space="preserve">  </w:t>
        </w:r>
        <w:r w:rsidR="00B90355">
          <w:rPr>
            <w:sz w:val="24"/>
            <w:szCs w:val="24"/>
            <w:u w:val="single"/>
            <w:lang w:val="ru-RU"/>
          </w:rPr>
          <w:tab/>
        </w:r>
      </w:ins>
      <w:proofErr w:type="gramEnd"/>
      <w:r w:rsidR="00DA5A4F">
        <w:rPr>
          <w:sz w:val="24"/>
          <w:szCs w:val="24"/>
          <w:u w:val="single"/>
          <w:lang w:val="ru-RU"/>
        </w:rPr>
        <w:tab/>
      </w:r>
      <w:del w:id="2" w:author="Неретин Евгений Сергеевич" w:date="2021-12-05T10:31:00Z">
        <w:r w:rsidR="0051024A" w:rsidDel="0021661E">
          <w:rPr>
            <w:sz w:val="24"/>
            <w:szCs w:val="24"/>
            <w:u w:val="single"/>
            <w:lang w:val="ru-RU"/>
          </w:rPr>
          <w:tab/>
        </w:r>
      </w:del>
      <w:r w:rsidR="0051024A">
        <w:rPr>
          <w:sz w:val="24"/>
          <w:szCs w:val="24"/>
          <w:u w:val="single"/>
          <w:lang w:val="ru-RU"/>
        </w:rPr>
        <w:tab/>
        <w:t xml:space="preserve"> </w:t>
      </w:r>
      <w:r w:rsidR="0051024A">
        <w:rPr>
          <w:sz w:val="24"/>
          <w:szCs w:val="24"/>
          <w:u w:val="single"/>
          <w:lang w:val="ru-RU"/>
        </w:rPr>
        <w:tab/>
      </w:r>
    </w:p>
    <w:p w14:paraId="22DC411F" w14:textId="77777777" w:rsidR="00270C9B" w:rsidRDefault="00270C9B" w:rsidP="00270C9B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76BB15E1" w14:textId="3B5A2D31" w:rsidR="00420254" w:rsidRPr="00CB5FF6" w:rsidRDefault="00420254" w:rsidP="00AC099F">
      <w:pPr>
        <w:pStyle w:val="aa"/>
        <w:tabs>
          <w:tab w:val="left" w:pos="3686"/>
        </w:tabs>
        <w:ind w:right="-1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 w:rsidR="0051024A">
        <w:rPr>
          <w:sz w:val="16"/>
          <w:szCs w:val="16"/>
          <w:u w:val="single"/>
          <w:lang w:val="ru-RU"/>
        </w:rPr>
        <w:softHyphen/>
      </w:r>
      <w:r w:rsidR="0053699F">
        <w:rPr>
          <w:sz w:val="16"/>
          <w:szCs w:val="16"/>
          <w:u w:val="single"/>
          <w:lang w:val="ru-RU"/>
        </w:rPr>
        <w:tab/>
      </w:r>
      <w:del w:id="3" w:author="Sergey" w:date="2021-12-06T20:42:00Z">
        <w:r w:rsidR="00AC099F" w:rsidDel="005C4DF6">
          <w:rPr>
            <w:sz w:val="16"/>
            <w:szCs w:val="16"/>
            <w:u w:val="single"/>
            <w:lang w:val="ru-RU"/>
          </w:rPr>
          <w:tab/>
        </w:r>
      </w:del>
      <w:r w:rsidR="00621279">
        <w:rPr>
          <w:sz w:val="24"/>
          <w:szCs w:val="24"/>
          <w:u w:val="single"/>
          <w:lang w:val="ru-RU"/>
        </w:rPr>
        <w:t>Федунов Борис Евгеньевич</w:t>
      </w:r>
      <w:r w:rsidR="0051024A">
        <w:rPr>
          <w:sz w:val="16"/>
          <w:szCs w:val="16"/>
          <w:u w:val="single"/>
          <w:lang w:val="ru-RU"/>
        </w:rPr>
        <w:tab/>
      </w:r>
      <w:r w:rsidR="0051024A">
        <w:rPr>
          <w:sz w:val="16"/>
          <w:szCs w:val="16"/>
          <w:u w:val="single"/>
          <w:lang w:val="ru-RU"/>
        </w:rPr>
        <w:tab/>
      </w:r>
      <w:r w:rsidR="00AC099F">
        <w:rPr>
          <w:sz w:val="16"/>
          <w:szCs w:val="16"/>
          <w:u w:val="single"/>
          <w:lang w:val="ru-RU"/>
        </w:rPr>
        <w:tab/>
      </w:r>
      <w:r w:rsidR="0094597C">
        <w:rPr>
          <w:sz w:val="16"/>
          <w:szCs w:val="16"/>
          <w:u w:val="single"/>
          <w:lang w:val="ru-RU"/>
        </w:rPr>
        <w:tab/>
      </w:r>
      <w:r w:rsidR="0094597C">
        <w:rPr>
          <w:sz w:val="16"/>
          <w:szCs w:val="16"/>
          <w:u w:val="single"/>
          <w:lang w:val="ru-RU"/>
        </w:rPr>
        <w:tab/>
      </w:r>
    </w:p>
    <w:p w14:paraId="02434DDB" w14:textId="77777777" w:rsidR="00270C9B" w:rsidRDefault="00270C9B" w:rsidP="00270C9B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</w:t>
      </w:r>
    </w:p>
    <w:p w14:paraId="6B0E7A6F" w14:textId="1F95FB40" w:rsidR="0051024A" w:rsidRPr="0051024A" w:rsidRDefault="0051024A">
      <w:pPr>
        <w:pStyle w:val="aa"/>
        <w:tabs>
          <w:tab w:val="left" w:pos="2835"/>
        </w:tabs>
        <w:ind w:right="-1"/>
        <w:jc w:val="both"/>
        <w:rPr>
          <w:sz w:val="24"/>
          <w:u w:val="single"/>
          <w:lang w:val="ru-RU"/>
        </w:rPr>
        <w:pPrChange w:id="4" w:author="Неретин Евгений Сергеевич" w:date="2021-12-05T10:32:00Z">
          <w:pPr>
            <w:pStyle w:val="aa"/>
            <w:tabs>
              <w:tab w:val="left" w:pos="2835"/>
            </w:tabs>
            <w:ind w:right="-1"/>
          </w:pPr>
        </w:pPrChange>
      </w:pPr>
      <w:r>
        <w:rPr>
          <w:sz w:val="24"/>
          <w:u w:val="single"/>
          <w:lang w:val="ru-RU"/>
        </w:rPr>
        <w:tab/>
      </w:r>
      <w:r w:rsidR="000C5F59">
        <w:rPr>
          <w:sz w:val="24"/>
          <w:u w:val="single"/>
          <w:lang w:val="ru-RU"/>
        </w:rPr>
        <w:t>д, т.н.,</w:t>
      </w:r>
      <w:r w:rsidR="00621279" w:rsidRPr="00DD5E99">
        <w:rPr>
          <w:sz w:val="24"/>
          <w:u w:val="single"/>
          <w:lang w:val="ru-RU"/>
        </w:rPr>
        <w:t xml:space="preserve"> </w:t>
      </w:r>
      <w:r w:rsidR="000C5F59">
        <w:rPr>
          <w:sz w:val="24"/>
          <w:u w:val="single"/>
          <w:lang w:val="ru-RU"/>
        </w:rPr>
        <w:t>профессор</w:t>
      </w:r>
      <w:r w:rsidR="000C5F59" w:rsidRPr="00DD5E99">
        <w:rPr>
          <w:sz w:val="24"/>
          <w:u w:val="single"/>
          <w:lang w:val="ru-RU"/>
        </w:rPr>
        <w:t xml:space="preserve">, </w:t>
      </w:r>
      <w:ins w:id="5" w:author="Неретин Евгений Сергеевич" w:date="2021-12-05T10:31:00Z">
        <w:r w:rsidR="0021661E">
          <w:rPr>
            <w:sz w:val="24"/>
            <w:u w:val="single"/>
            <w:lang w:val="ru-RU"/>
          </w:rPr>
          <w:t xml:space="preserve">профессор </w:t>
        </w:r>
      </w:ins>
      <w:r w:rsidR="000C5F59">
        <w:rPr>
          <w:sz w:val="24"/>
          <w:u w:val="single"/>
          <w:lang w:val="ru-RU"/>
        </w:rPr>
        <w:t>кафедры</w:t>
      </w:r>
      <w:r w:rsidR="00621279">
        <w:rPr>
          <w:sz w:val="24"/>
          <w:u w:val="single"/>
          <w:lang w:val="ru-RU"/>
        </w:rPr>
        <w:t xml:space="preserve"> 703 МАИ</w:t>
      </w:r>
      <w:del w:id="6" w:author="Неретин Евгений Сергеевич" w:date="2021-12-05T10:32:00Z">
        <w:r w:rsidR="00621279" w:rsidDel="0021661E">
          <w:rPr>
            <w:sz w:val="24"/>
            <w:u w:val="single"/>
            <w:lang w:val="ru-RU"/>
          </w:rPr>
          <w:delText>, ГосНИИАС</w:delText>
        </w:r>
      </w:del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</w:p>
    <w:p w14:paraId="257BF727" w14:textId="77777777" w:rsidR="00420254" w:rsidRPr="00270C9B" w:rsidRDefault="00420254" w:rsidP="0051024A">
      <w:pPr>
        <w:ind w:right="-1"/>
        <w:jc w:val="center"/>
        <w:rPr>
          <w:rFonts w:ascii="Times New Roman" w:hAnsi="Times New Roman"/>
          <w:sz w:val="18"/>
          <w:szCs w:val="20"/>
        </w:rPr>
      </w:pPr>
      <w:r w:rsidRPr="00270C9B">
        <w:rPr>
          <w:rFonts w:ascii="Times New Roman" w:hAnsi="Times New Roman"/>
          <w:sz w:val="18"/>
          <w:szCs w:val="20"/>
        </w:rPr>
        <w:t>ученая степень, ученое звание, должность и место работы)</w:t>
      </w:r>
    </w:p>
    <w:p w14:paraId="1FC56345" w14:textId="77777777" w:rsidR="00420254" w:rsidRPr="00CB5FF6" w:rsidRDefault="00420254" w:rsidP="0051024A">
      <w:pPr>
        <w:pStyle w:val="aa"/>
        <w:ind w:right="-1"/>
        <w:rPr>
          <w:sz w:val="16"/>
          <w:szCs w:val="16"/>
          <w:lang w:val="ru-RU"/>
        </w:rPr>
      </w:pPr>
    </w:p>
    <w:p w14:paraId="476AE026" w14:textId="20CA996B" w:rsidR="001564BE" w:rsidRDefault="00420254">
      <w:pPr>
        <w:pStyle w:val="Standard"/>
        <w:numPr>
          <w:ilvl w:val="0"/>
          <w:numId w:val="5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  <w:pPrChange w:id="7" w:author="Неретин Евгений Сергеевич" w:date="2021-12-05T10:32:00Z">
          <w:pPr>
            <w:pStyle w:val="Standard"/>
            <w:numPr>
              <w:numId w:val="5"/>
            </w:numPr>
            <w:ind w:left="641" w:hanging="284"/>
            <w:jc w:val="center"/>
          </w:pPr>
        </w:pPrChange>
      </w:pPr>
      <w:r w:rsidRPr="00CB5FF6">
        <w:rPr>
          <w:rFonts w:ascii="Times New Roman" w:hAnsi="Times New Roman"/>
          <w:b/>
        </w:rPr>
        <w:t>Наименование темы</w:t>
      </w:r>
      <w:r w:rsidRPr="001564BE">
        <w:rPr>
          <w:rFonts w:ascii="Times New Roman" w:hAnsi="Times New Roman"/>
          <w:b/>
          <w:sz w:val="28"/>
          <w:szCs w:val="28"/>
        </w:rPr>
        <w:t>:</w:t>
      </w:r>
      <w:r w:rsidR="0094597C" w:rsidRPr="001564BE">
        <w:rPr>
          <w:rFonts w:ascii="Times New Roman" w:hAnsi="Times New Roman"/>
          <w:sz w:val="28"/>
          <w:szCs w:val="28"/>
        </w:rPr>
        <w:t xml:space="preserve"> </w:t>
      </w:r>
      <w:r w:rsidR="001564BE" w:rsidRPr="001564BE">
        <w:rPr>
          <w:rFonts w:ascii="Times New Roman" w:hAnsi="Times New Roman"/>
          <w:sz w:val="28"/>
          <w:szCs w:val="28"/>
        </w:rPr>
        <w:t>Бортовая оперативно советующая</w:t>
      </w:r>
      <w:r w:rsidR="001564BE">
        <w:rPr>
          <w:rFonts w:ascii="Times New Roman" w:hAnsi="Times New Roman"/>
          <w:sz w:val="28"/>
          <w:szCs w:val="28"/>
        </w:rPr>
        <w:t xml:space="preserve"> экспертная </w:t>
      </w:r>
      <w:r w:rsidR="000C5F59">
        <w:rPr>
          <w:rFonts w:ascii="Times New Roman" w:hAnsi="Times New Roman"/>
          <w:sz w:val="28"/>
          <w:szCs w:val="28"/>
        </w:rPr>
        <w:t xml:space="preserve">система </w:t>
      </w:r>
      <w:del w:id="8" w:author="Неретин Евгений Сергеевич" w:date="2021-12-05T10:33:00Z">
        <w:r w:rsidR="000C5F59" w:rsidRPr="0021661E" w:rsidDel="0021661E">
          <w:rPr>
            <w:rFonts w:ascii="Times New Roman" w:hAnsi="Times New Roman"/>
            <w:rPrChange w:id="9" w:author="Неретин Евгений Сергеевич" w:date="2021-12-05T10:33:00Z">
              <w:rPr>
                <w:rFonts w:ascii="Times New Roman" w:hAnsi="Times New Roman"/>
                <w:u w:val="single"/>
              </w:rPr>
            </w:rPrChange>
          </w:rPr>
          <w:delText>БОСЭС</w:delText>
        </w:r>
        <w:r w:rsidR="001564BE" w:rsidRPr="000D0AD5" w:rsidDel="0021661E">
          <w:rPr>
            <w:rFonts w:ascii="Times New Roman" w:hAnsi="Times New Roman" w:cs="Times New Roman"/>
            <w:sz w:val="28"/>
            <w:szCs w:val="28"/>
          </w:rPr>
          <w:delText>-“</w:delText>
        </w:r>
      </w:del>
      <w:ins w:id="10" w:author="Неретин Евгений Сергеевич" w:date="2021-12-05T10:33:00Z">
        <w:r w:rsidR="0021661E" w:rsidRPr="0021661E">
          <w:rPr>
            <w:rFonts w:ascii="Times New Roman" w:hAnsi="Times New Roman"/>
            <w:rPrChange w:id="11" w:author="Неретин Евгений Сергеевич" w:date="2021-12-05T10:33:00Z">
              <w:rPr>
                <w:rFonts w:ascii="Times New Roman" w:hAnsi="Times New Roman"/>
                <w:u w:val="single"/>
              </w:rPr>
            </w:rPrChange>
          </w:rPr>
          <w:t>«</w:t>
        </w:r>
      </w:ins>
      <w:r w:rsidR="001564BE">
        <w:rPr>
          <w:rFonts w:ascii="Times New Roman" w:hAnsi="Times New Roman" w:cs="Times New Roman"/>
          <w:sz w:val="28"/>
          <w:szCs w:val="28"/>
        </w:rPr>
        <w:t>Возврат в строй</w:t>
      </w:r>
      <w:del w:id="12" w:author="Неретин Евгений Сергеевич" w:date="2021-12-05T10:33:00Z">
        <w:r w:rsidR="001564BE" w:rsidDel="0021661E">
          <w:rPr>
            <w:rFonts w:ascii="Times New Roman" w:hAnsi="Times New Roman" w:cs="Times New Roman"/>
            <w:sz w:val="28"/>
            <w:szCs w:val="28"/>
          </w:rPr>
          <w:delText xml:space="preserve">”: </w:delText>
        </w:r>
      </w:del>
      <w:ins w:id="13" w:author="Неретин Евгений Сергеевич" w:date="2021-12-05T10:33:00Z">
        <w:r w:rsidR="0021661E">
          <w:rPr>
            <w:rFonts w:ascii="Times New Roman" w:hAnsi="Times New Roman" w:cs="Times New Roman"/>
            <w:sz w:val="28"/>
            <w:szCs w:val="28"/>
          </w:rPr>
          <w:t xml:space="preserve">»: </w:t>
        </w:r>
      </w:ins>
      <w:r w:rsidR="001564BE">
        <w:rPr>
          <w:rFonts w:ascii="Times New Roman" w:hAnsi="Times New Roman" w:cs="Times New Roman"/>
          <w:sz w:val="28"/>
          <w:szCs w:val="28"/>
        </w:rPr>
        <w:t>фрагмент базы знаний «Конструирование траектории»</w:t>
      </w:r>
    </w:p>
    <w:p w14:paraId="6C2C0994" w14:textId="77777777" w:rsidR="001564BE" w:rsidRDefault="001564BE" w:rsidP="001564BE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680DD7A8" w14:textId="762BF691" w:rsidR="00420254" w:rsidRPr="00CB5FF6" w:rsidRDefault="00420254" w:rsidP="00502A03">
      <w:pPr>
        <w:ind w:right="-1"/>
        <w:jc w:val="both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2. Срок сдачи студентом законченной работы</w:t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CC6C19">
        <w:rPr>
          <w:rFonts w:ascii="Times New Roman" w:hAnsi="Times New Roman"/>
          <w:sz w:val="24"/>
          <w:u w:val="single"/>
        </w:rPr>
        <w:t>04.01</w:t>
      </w:r>
      <w:r w:rsidR="003148D0">
        <w:rPr>
          <w:rFonts w:ascii="Times New Roman" w:hAnsi="Times New Roman"/>
          <w:sz w:val="24"/>
          <w:u w:val="single"/>
        </w:rPr>
        <w:t>.20</w:t>
      </w:r>
      <w:r w:rsidR="00DD5E99">
        <w:rPr>
          <w:rFonts w:ascii="Times New Roman" w:hAnsi="Times New Roman"/>
          <w:sz w:val="24"/>
          <w:u w:val="single"/>
        </w:rPr>
        <w:t>2</w:t>
      </w:r>
      <w:r w:rsidR="00A863D0" w:rsidRPr="00A863D0">
        <w:rPr>
          <w:rFonts w:ascii="Times New Roman" w:hAnsi="Times New Roman"/>
          <w:sz w:val="24"/>
          <w:u w:val="single"/>
        </w:rPr>
        <w:t>2</w:t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</w:p>
    <w:p w14:paraId="697DDFE6" w14:textId="77777777" w:rsidR="00691A10" w:rsidRDefault="00691A10" w:rsidP="0051024A">
      <w:pPr>
        <w:tabs>
          <w:tab w:val="left" w:pos="10773"/>
        </w:tabs>
        <w:spacing w:after="0" w:line="288" w:lineRule="auto"/>
        <w:ind w:right="-1"/>
        <w:rPr>
          <w:rFonts w:ascii="Times New Roman" w:hAnsi="Times New Roman"/>
          <w:b/>
          <w:sz w:val="24"/>
        </w:rPr>
      </w:pPr>
    </w:p>
    <w:p w14:paraId="7617325A" w14:textId="623A167F" w:rsidR="00420254" w:rsidRPr="00CB5FF6" w:rsidRDefault="00420254" w:rsidP="0051024A">
      <w:pPr>
        <w:tabs>
          <w:tab w:val="left" w:pos="10773"/>
        </w:tabs>
        <w:spacing w:after="0" w:line="288" w:lineRule="auto"/>
        <w:ind w:right="-1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3. Техническое задание и исходные данные к работе </w:t>
      </w:r>
    </w:p>
    <w:p w14:paraId="4DD9DEEA" w14:textId="1733081F" w:rsidR="00936E43" w:rsidRDefault="00EA4C33" w:rsidP="0017265C">
      <w:pPr>
        <w:tabs>
          <w:tab w:val="left" w:pos="0"/>
        </w:tabs>
        <w:spacing w:line="288" w:lineRule="auto"/>
        <w:contextualSpacing/>
        <w:jc w:val="both"/>
        <w:rPr>
          <w:rFonts w:ascii="Times New Roman" w:hAnsi="Times New Roman"/>
          <w:sz w:val="24"/>
        </w:rPr>
      </w:pPr>
      <w:r w:rsidRPr="00AC099F">
        <w:rPr>
          <w:rFonts w:ascii="Times New Roman" w:hAnsi="Times New Roman"/>
          <w:sz w:val="24"/>
        </w:rPr>
        <w:t>Р</w:t>
      </w:r>
      <w:r w:rsidR="00523139" w:rsidRPr="00AC099F">
        <w:rPr>
          <w:rFonts w:ascii="Times New Roman" w:hAnsi="Times New Roman"/>
          <w:sz w:val="24"/>
        </w:rPr>
        <w:t>азработать</w:t>
      </w:r>
      <w:r w:rsidRPr="00AC099F">
        <w:rPr>
          <w:rFonts w:ascii="Times New Roman" w:hAnsi="Times New Roman"/>
          <w:sz w:val="24"/>
        </w:rPr>
        <w:t xml:space="preserve"> </w:t>
      </w:r>
      <w:ins w:id="14" w:author="Sergey" w:date="2021-12-09T14:26:00Z">
        <w:r w:rsidR="009B5C94">
          <w:rPr>
            <w:rFonts w:ascii="Times New Roman" w:hAnsi="Times New Roman"/>
            <w:sz w:val="24"/>
          </w:rPr>
          <w:t xml:space="preserve">облик </w:t>
        </w:r>
      </w:ins>
      <w:r w:rsidR="001564BE">
        <w:rPr>
          <w:rFonts w:ascii="Times New Roman" w:hAnsi="Times New Roman"/>
          <w:sz w:val="24"/>
        </w:rPr>
        <w:t>фрагмент</w:t>
      </w:r>
      <w:ins w:id="15" w:author="Sergey" w:date="2021-12-09T14:26:00Z">
        <w:r w:rsidR="009B5C94">
          <w:rPr>
            <w:rFonts w:ascii="Times New Roman" w:hAnsi="Times New Roman"/>
            <w:sz w:val="24"/>
          </w:rPr>
          <w:t xml:space="preserve">а </w:t>
        </w:r>
      </w:ins>
      <w:del w:id="16" w:author="Sergey" w:date="2021-12-09T14:26:00Z">
        <w:r w:rsidR="001564BE" w:rsidDel="009B5C94">
          <w:rPr>
            <w:rFonts w:ascii="Times New Roman" w:hAnsi="Times New Roman"/>
            <w:sz w:val="24"/>
          </w:rPr>
          <w:delText xml:space="preserve"> </w:delText>
        </w:r>
      </w:del>
      <w:r w:rsidR="001564BE">
        <w:rPr>
          <w:rFonts w:ascii="Times New Roman" w:hAnsi="Times New Roman"/>
          <w:sz w:val="24"/>
        </w:rPr>
        <w:t xml:space="preserve">базы знаний </w:t>
      </w:r>
      <w:ins w:id="17" w:author="Sergey" w:date="2021-12-09T14:26:00Z">
        <w:r w:rsidR="009B5C94">
          <w:rPr>
            <w:rFonts w:ascii="Times New Roman" w:hAnsi="Times New Roman"/>
            <w:sz w:val="24"/>
          </w:rPr>
          <w:t xml:space="preserve">перспективной </w:t>
        </w:r>
      </w:ins>
      <w:ins w:id="18" w:author="Неретин Евгений Сергеевич" w:date="2021-12-05T10:37:00Z">
        <w:r w:rsidR="000D0AD5">
          <w:rPr>
            <w:rFonts w:ascii="Times New Roman" w:hAnsi="Times New Roman"/>
            <w:sz w:val="24"/>
          </w:rPr>
          <w:t>б</w:t>
        </w:r>
        <w:r w:rsidR="000D0AD5" w:rsidRPr="000D0AD5">
          <w:rPr>
            <w:rFonts w:ascii="Times New Roman" w:hAnsi="Times New Roman"/>
            <w:sz w:val="24"/>
          </w:rPr>
          <w:t>ортов</w:t>
        </w:r>
        <w:r w:rsidR="000D0AD5">
          <w:rPr>
            <w:rFonts w:ascii="Times New Roman" w:hAnsi="Times New Roman"/>
            <w:sz w:val="24"/>
          </w:rPr>
          <w:t>ой</w:t>
        </w:r>
        <w:r w:rsidR="000D0AD5" w:rsidRPr="000D0AD5">
          <w:rPr>
            <w:rFonts w:ascii="Times New Roman" w:hAnsi="Times New Roman"/>
            <w:sz w:val="24"/>
          </w:rPr>
          <w:t xml:space="preserve"> оперативно советующ</w:t>
        </w:r>
        <w:r w:rsidR="000D0AD5">
          <w:rPr>
            <w:rFonts w:ascii="Times New Roman" w:hAnsi="Times New Roman"/>
            <w:sz w:val="24"/>
          </w:rPr>
          <w:t>ей</w:t>
        </w:r>
        <w:r w:rsidR="000D0AD5" w:rsidRPr="000D0AD5">
          <w:rPr>
            <w:rFonts w:ascii="Times New Roman" w:hAnsi="Times New Roman"/>
            <w:sz w:val="24"/>
          </w:rPr>
          <w:t xml:space="preserve"> экспертн</w:t>
        </w:r>
        <w:r w:rsidR="000D0AD5">
          <w:rPr>
            <w:rFonts w:ascii="Times New Roman" w:hAnsi="Times New Roman"/>
            <w:sz w:val="24"/>
          </w:rPr>
          <w:t>ой</w:t>
        </w:r>
        <w:r w:rsidR="000D0AD5" w:rsidRPr="000D0AD5">
          <w:rPr>
            <w:rFonts w:ascii="Times New Roman" w:hAnsi="Times New Roman"/>
            <w:sz w:val="24"/>
          </w:rPr>
          <w:t xml:space="preserve"> систем</w:t>
        </w:r>
        <w:r w:rsidR="000D0AD5">
          <w:rPr>
            <w:rFonts w:ascii="Times New Roman" w:hAnsi="Times New Roman"/>
            <w:sz w:val="24"/>
          </w:rPr>
          <w:t>ы</w:t>
        </w:r>
        <w:r w:rsidR="000D0AD5" w:rsidRPr="000D0AD5">
          <w:rPr>
            <w:rFonts w:ascii="Times New Roman" w:hAnsi="Times New Roman"/>
            <w:sz w:val="24"/>
          </w:rPr>
          <w:t xml:space="preserve"> </w:t>
        </w:r>
        <w:r w:rsidR="000D0AD5">
          <w:rPr>
            <w:rFonts w:ascii="Times New Roman" w:hAnsi="Times New Roman"/>
            <w:sz w:val="24"/>
          </w:rPr>
          <w:t>(</w:t>
        </w:r>
      </w:ins>
      <w:r w:rsidR="001564BE">
        <w:rPr>
          <w:rFonts w:ascii="Times New Roman" w:hAnsi="Times New Roman"/>
          <w:sz w:val="24"/>
        </w:rPr>
        <w:t>БОСЭС</w:t>
      </w:r>
      <w:ins w:id="19" w:author="Неретин Евгений Сергеевич" w:date="2021-12-05T10:37:00Z">
        <w:r w:rsidR="000D0AD5">
          <w:rPr>
            <w:rFonts w:ascii="Times New Roman" w:hAnsi="Times New Roman"/>
            <w:sz w:val="24"/>
          </w:rPr>
          <w:t xml:space="preserve">) </w:t>
        </w:r>
      </w:ins>
      <w:del w:id="20" w:author="Неретин Евгений Сергеевич" w:date="2021-12-05T10:37:00Z">
        <w:r w:rsidR="001564BE" w:rsidDel="000D0AD5">
          <w:rPr>
            <w:rFonts w:ascii="Times New Roman" w:hAnsi="Times New Roman"/>
            <w:sz w:val="24"/>
          </w:rPr>
          <w:delText>-</w:delText>
        </w:r>
      </w:del>
      <w:r w:rsidR="001564BE">
        <w:rPr>
          <w:rFonts w:ascii="Times New Roman" w:hAnsi="Times New Roman"/>
          <w:sz w:val="24"/>
        </w:rPr>
        <w:t xml:space="preserve">«Возврат в строй», содержащий </w:t>
      </w:r>
      <w:del w:id="21" w:author="Sergey" w:date="2021-12-09T14:26:00Z">
        <w:r w:rsidR="001564BE" w:rsidDel="006D018F">
          <w:rPr>
            <w:rFonts w:ascii="Times New Roman" w:hAnsi="Times New Roman"/>
            <w:sz w:val="24"/>
          </w:rPr>
          <w:delText xml:space="preserve">траектория </w:delText>
        </w:r>
      </w:del>
      <w:ins w:id="22" w:author="Sergey" w:date="2021-12-09T14:26:00Z">
        <w:r w:rsidR="006D018F">
          <w:rPr>
            <w:rFonts w:ascii="Times New Roman" w:hAnsi="Times New Roman"/>
            <w:sz w:val="24"/>
          </w:rPr>
          <w:t xml:space="preserve">траекторию </w:t>
        </w:r>
      </w:ins>
      <w:r w:rsidR="001564BE">
        <w:rPr>
          <w:rFonts w:ascii="Times New Roman" w:hAnsi="Times New Roman"/>
          <w:sz w:val="24"/>
        </w:rPr>
        <w:t xml:space="preserve">встречи с </w:t>
      </w:r>
      <w:del w:id="23" w:author="Sergey" w:date="2021-12-09T14:27:00Z">
        <w:r w:rsidR="001564BE" w:rsidDel="006D018F">
          <w:rPr>
            <w:rFonts w:ascii="Times New Roman" w:hAnsi="Times New Roman"/>
            <w:sz w:val="24"/>
          </w:rPr>
          <w:delText xml:space="preserve">ударным </w:delText>
        </w:r>
      </w:del>
      <w:ins w:id="24" w:author="Sergey" w:date="2021-12-09T14:27:00Z">
        <w:r w:rsidR="006D018F">
          <w:rPr>
            <w:rFonts w:ascii="Times New Roman" w:hAnsi="Times New Roman"/>
            <w:sz w:val="24"/>
          </w:rPr>
          <w:t xml:space="preserve">прямолинейно летящим </w:t>
        </w:r>
      </w:ins>
      <w:r w:rsidR="001564BE">
        <w:rPr>
          <w:rFonts w:ascii="Times New Roman" w:hAnsi="Times New Roman"/>
          <w:sz w:val="24"/>
        </w:rPr>
        <w:t xml:space="preserve">самолетом, конструирование которой использует результаты летных испытаний </w:t>
      </w:r>
      <w:r w:rsidR="00936E43">
        <w:rPr>
          <w:rFonts w:ascii="Times New Roman" w:hAnsi="Times New Roman"/>
          <w:sz w:val="24"/>
        </w:rPr>
        <w:t>и наличие профиля полета с «полкой»</w:t>
      </w:r>
      <w:ins w:id="25" w:author="Sergey" w:date="2021-12-09T17:33:00Z">
        <w:r w:rsidR="00E213CE">
          <w:rPr>
            <w:rFonts w:ascii="Times New Roman" w:hAnsi="Times New Roman"/>
            <w:sz w:val="24"/>
          </w:rPr>
          <w:t xml:space="preserve"> и без</w:t>
        </w:r>
      </w:ins>
      <w:r w:rsidR="00936E43">
        <w:rPr>
          <w:rFonts w:ascii="Times New Roman" w:hAnsi="Times New Roman"/>
          <w:sz w:val="24"/>
        </w:rPr>
        <w:t>.</w:t>
      </w:r>
    </w:p>
    <w:p w14:paraId="06BCAADB" w14:textId="77777777" w:rsidR="00691A10" w:rsidRDefault="00691A10" w:rsidP="0017265C">
      <w:pPr>
        <w:tabs>
          <w:tab w:val="left" w:pos="0"/>
        </w:tabs>
        <w:spacing w:line="288" w:lineRule="auto"/>
        <w:contextualSpacing/>
        <w:jc w:val="both"/>
        <w:rPr>
          <w:rFonts w:ascii="Times New Roman" w:hAnsi="Times New Roman"/>
          <w:sz w:val="24"/>
        </w:rPr>
      </w:pPr>
    </w:p>
    <w:p w14:paraId="05D7AD7E" w14:textId="66C7084E" w:rsidR="0094597C" w:rsidRPr="00AC099F" w:rsidRDefault="00872506" w:rsidP="0094597C">
      <w:pPr>
        <w:tabs>
          <w:tab w:val="left" w:pos="0"/>
        </w:tabs>
        <w:spacing w:after="0" w:line="288" w:lineRule="auto"/>
        <w:rPr>
          <w:rFonts w:ascii="Times New Roman" w:hAnsi="Times New Roman"/>
          <w:sz w:val="24"/>
          <w:u w:val="single"/>
        </w:rPr>
      </w:pPr>
      <w:r w:rsidRPr="00AC099F">
        <w:rPr>
          <w:rFonts w:ascii="Times New Roman" w:hAnsi="Times New Roman"/>
          <w:sz w:val="24"/>
          <w:u w:val="single"/>
        </w:rPr>
        <w:t xml:space="preserve">Исходные данные: </w:t>
      </w:r>
    </w:p>
    <w:p w14:paraId="6577DF06" w14:textId="59D1E89F" w:rsidR="009A170B" w:rsidRPr="0087785B" w:rsidDel="00B42C02" w:rsidRDefault="00B42C02" w:rsidP="00924003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del w:id="26" w:author="Sergey" w:date="2021-12-06T15:08:00Z"/>
          <w:sz w:val="24"/>
          <w:szCs w:val="24"/>
          <w:lang w:val="ru-RU"/>
        </w:rPr>
      </w:pPr>
      <w:ins w:id="27" w:author="Sergey" w:date="2021-12-06T20:58:00Z">
        <w:r w:rsidRPr="0087785B">
          <w:rPr>
            <w:sz w:val="24"/>
            <w:szCs w:val="24"/>
            <w:lang w:val="ru-RU"/>
          </w:rPr>
          <w:t>Результаты летных испытаний</w:t>
        </w:r>
      </w:ins>
      <w:ins w:id="28" w:author="Sergey" w:date="2021-12-09T17:39:00Z">
        <w:r w:rsidR="00143763" w:rsidRPr="00143763">
          <w:rPr>
            <w:sz w:val="24"/>
            <w:szCs w:val="24"/>
            <w:lang w:val="ru-RU"/>
            <w:rPrChange w:id="29" w:author="Sergey" w:date="2021-12-09T17:39:00Z">
              <w:rPr>
                <w:sz w:val="24"/>
                <w:szCs w:val="24"/>
              </w:rPr>
            </w:rPrChange>
          </w:rPr>
          <w:t xml:space="preserve"> </w:t>
        </w:r>
        <w:r w:rsidR="00143763">
          <w:rPr>
            <w:sz w:val="24"/>
            <w:szCs w:val="24"/>
            <w:lang w:val="ru-RU"/>
          </w:rPr>
          <w:t>абстрактного летательного аппарата</w:t>
        </w:r>
      </w:ins>
      <w:ins w:id="30" w:author="Sergey" w:date="2021-12-09T17:43:00Z">
        <w:r w:rsidR="00D61F13" w:rsidRPr="00D61F13">
          <w:rPr>
            <w:sz w:val="24"/>
            <w:szCs w:val="24"/>
            <w:lang w:val="ru-RU"/>
            <w:rPrChange w:id="31" w:author="Sergey" w:date="2021-12-09T17:43:00Z">
              <w:rPr>
                <w:sz w:val="24"/>
                <w:szCs w:val="24"/>
              </w:rPr>
            </w:rPrChange>
          </w:rPr>
          <w:t>,</w:t>
        </w:r>
      </w:ins>
      <w:commentRangeStart w:id="32"/>
      <w:del w:id="33" w:author="Sergey" w:date="2021-12-06T20:41:00Z">
        <w:r w:rsidR="009A170B" w:rsidRPr="0087785B" w:rsidDel="005C4DF6">
          <w:rPr>
            <w:sz w:val="24"/>
            <w:szCs w:val="24"/>
            <w:lang w:val="ru-RU"/>
          </w:rPr>
          <w:delText xml:space="preserve">Гревцов Н.М., Перчиц С.Н., Федунов Б.Е., Юневич Н.Д. Интеллектуальная поддержка командира группы истребителей сопровождения при решении им задачи возврата части группы, отразившей атаку истребителей противника ¬ </w:delText>
        </w:r>
        <w:r w:rsidR="000C5F59" w:rsidRPr="0087785B" w:rsidDel="005C4DF6">
          <w:rPr>
            <w:sz w:val="24"/>
            <w:szCs w:val="24"/>
            <w:lang w:val="ru-RU"/>
          </w:rPr>
          <w:delText>М., Изв</w:delText>
        </w:r>
        <w:r w:rsidR="009A170B" w:rsidRPr="0087785B" w:rsidDel="005C4DF6">
          <w:rPr>
            <w:sz w:val="24"/>
            <w:szCs w:val="24"/>
            <w:lang w:val="ru-RU"/>
          </w:rPr>
          <w:delText>. РАН, ТиСУ, 2018.</w:delText>
        </w:r>
      </w:del>
    </w:p>
    <w:p w14:paraId="1E51F384" w14:textId="77777777" w:rsidR="00B42C02" w:rsidRPr="0087785B" w:rsidRDefault="00B42C02" w:rsidP="00B65D85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ins w:id="34" w:author="Sergey" w:date="2021-12-06T20:58:00Z"/>
          <w:sz w:val="24"/>
          <w:szCs w:val="24"/>
          <w:lang w:val="ru-RU"/>
        </w:rPr>
      </w:pPr>
    </w:p>
    <w:p w14:paraId="60A9E9E8" w14:textId="4F4621E3" w:rsidR="00B65D85" w:rsidRPr="0087785B" w:rsidDel="0036255F" w:rsidRDefault="0036255F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del w:id="35" w:author="Sergey" w:date="2021-12-06T15:08:00Z"/>
          <w:sz w:val="24"/>
          <w:szCs w:val="24"/>
          <w:lang w:val="ru-RU"/>
        </w:rPr>
      </w:pPr>
      <w:ins w:id="36" w:author="Sergey" w:date="2021-12-09T14:22:00Z">
        <w:r w:rsidRPr="0046696D">
          <w:rPr>
            <w:sz w:val="24"/>
            <w:szCs w:val="24"/>
            <w:lang w:val="ru-RU"/>
            <w:rPrChange w:id="37" w:author="Sergey" w:date="2021-12-09T17:30:00Z">
              <w:rPr>
                <w:sz w:val="24"/>
                <w:szCs w:val="24"/>
              </w:rPr>
            </w:rPrChange>
          </w:rPr>
          <w:t xml:space="preserve">Состав информационного </w:t>
        </w:r>
        <w:r w:rsidRPr="0046696D">
          <w:rPr>
            <w:sz w:val="24"/>
            <w:szCs w:val="24"/>
            <w:lang w:val="ru-RU"/>
            <w:rPrChange w:id="38" w:author="Sergey" w:date="2021-12-09T17:31:00Z">
              <w:rPr>
                <w:sz w:val="24"/>
                <w:szCs w:val="24"/>
              </w:rPr>
            </w:rPrChange>
          </w:rPr>
          <w:t>сообщения</w:t>
        </w:r>
      </w:ins>
      <w:ins w:id="39" w:author="Sergey" w:date="2021-12-09T17:37:00Z">
        <w:r w:rsidR="00143763">
          <w:rPr>
            <w:sz w:val="24"/>
            <w:szCs w:val="24"/>
            <w:lang w:val="ru-RU"/>
          </w:rPr>
          <w:t xml:space="preserve"> базы зн</w:t>
        </w:r>
      </w:ins>
      <w:ins w:id="40" w:author="Sergey" w:date="2021-12-09T17:38:00Z">
        <w:r w:rsidR="00143763">
          <w:rPr>
            <w:sz w:val="24"/>
            <w:szCs w:val="24"/>
            <w:lang w:val="ru-RU"/>
          </w:rPr>
          <w:t>аний БОСЭС</w:t>
        </w:r>
        <w:r w:rsidR="00143763" w:rsidRPr="00143763">
          <w:rPr>
            <w:sz w:val="24"/>
            <w:szCs w:val="24"/>
            <w:lang w:val="ru-RU"/>
            <w:rPrChange w:id="41" w:author="Sergey" w:date="2021-12-09T17:38:00Z">
              <w:rPr>
                <w:sz w:val="24"/>
                <w:szCs w:val="24"/>
              </w:rPr>
            </w:rPrChange>
          </w:rPr>
          <w:t xml:space="preserve"> </w:t>
        </w:r>
        <w:r w:rsidR="00143763" w:rsidRPr="00143763">
          <w:rPr>
            <w:sz w:val="24"/>
            <w:lang w:val="ru-RU"/>
            <w:rPrChange w:id="42" w:author="Sergey" w:date="2021-12-09T17:38:00Z">
              <w:rPr>
                <w:sz w:val="24"/>
              </w:rPr>
            </w:rPrChange>
          </w:rPr>
          <w:t>«Возврат в строй»</w:t>
        </w:r>
      </w:ins>
      <w:ins w:id="43" w:author="Sergey" w:date="2021-12-09T17:44:00Z">
        <w:r w:rsidR="00D61F13" w:rsidRPr="00D61F13">
          <w:rPr>
            <w:sz w:val="24"/>
            <w:szCs w:val="24"/>
            <w:lang w:val="ru-RU"/>
            <w:rPrChange w:id="44" w:author="Sergey" w:date="2021-12-09T17:44:00Z">
              <w:rPr>
                <w:sz w:val="24"/>
                <w:szCs w:val="24"/>
              </w:rPr>
            </w:rPrChange>
          </w:rPr>
          <w:t>,</w:t>
        </w:r>
      </w:ins>
      <w:del w:id="45" w:author="Sergey" w:date="2021-12-06T15:08:00Z">
        <w:r w:rsidR="00B65D85" w:rsidRPr="0087785B" w:rsidDel="00924003">
          <w:rPr>
            <w:sz w:val="24"/>
            <w:szCs w:val="24"/>
            <w:lang w:val="ru-RU"/>
            <w:rPrChange w:id="46" w:author="Sergey" w:date="2021-12-09T14:34:00Z">
              <w:rPr>
                <w:rFonts w:eastAsia="Calibri" w:cs="Calibri"/>
                <w:lang w:eastAsia="en-US"/>
              </w:rPr>
            </w:rPrChange>
          </w:rPr>
          <w:delText>Патент на изобретение №2724573 «Система интеллектуальной поддержки командира группы истребителей сопровождения для этапа полета «Маршрут-1» Федунов Б.Е., Юневич Н.Д., Пляцовой А.А. Приоритет 22.11.2019</w:delText>
        </w:r>
        <w:commentRangeEnd w:id="32"/>
        <w:r w:rsidR="000D0AD5" w:rsidRPr="0087785B" w:rsidDel="00924003">
          <w:rPr>
            <w:rStyle w:val="ab"/>
            <w:sz w:val="24"/>
            <w:szCs w:val="24"/>
            <w:rPrChange w:id="47" w:author="Sergey" w:date="2021-12-09T14:34:00Z">
              <w:rPr>
                <w:rStyle w:val="ab"/>
              </w:rPr>
            </w:rPrChange>
          </w:rPr>
          <w:commentReference w:id="32"/>
        </w:r>
      </w:del>
    </w:p>
    <w:p w14:paraId="573633EC" w14:textId="7734EA9F" w:rsidR="0036255F" w:rsidRPr="0046696D" w:rsidRDefault="0036255F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ins w:id="48" w:author="Sergey" w:date="2021-12-09T14:23:00Z"/>
          <w:bCs/>
          <w:sz w:val="24"/>
          <w:szCs w:val="24"/>
          <w:lang w:val="ru-RU"/>
          <w:rPrChange w:id="49" w:author="Sergey" w:date="2021-12-09T17:30:00Z">
            <w:rPr>
              <w:ins w:id="50" w:author="Sergey" w:date="2021-12-09T14:23:00Z"/>
            </w:rPr>
          </w:rPrChange>
        </w:rPr>
        <w:pPrChange w:id="51" w:author="Sergey" w:date="2021-12-06T15:08:00Z">
          <w:pPr>
            <w:pStyle w:val="a4"/>
            <w:numPr>
              <w:numId w:val="4"/>
            </w:numPr>
            <w:spacing w:after="0" w:line="240" w:lineRule="auto"/>
            <w:ind w:left="0" w:firstLine="284"/>
            <w:jc w:val="both"/>
          </w:pPr>
        </w:pPrChange>
      </w:pPr>
    </w:p>
    <w:p w14:paraId="27449046" w14:textId="08CC5075" w:rsidR="00691A10" w:rsidRPr="0087785B" w:rsidRDefault="0087785B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ins w:id="52" w:author="Sergey" w:date="2021-12-09T14:35:00Z"/>
          <w:bCs/>
          <w:sz w:val="24"/>
          <w:szCs w:val="24"/>
          <w:lang w:val="ru-RU"/>
        </w:rPr>
      </w:pPr>
      <w:ins w:id="53" w:author="Sergey" w:date="2021-12-09T14:36:00Z">
        <w:r>
          <w:rPr>
            <w:bCs/>
            <w:sz w:val="24"/>
            <w:szCs w:val="24"/>
            <w:lang w:val="ru-RU"/>
          </w:rPr>
          <w:t>Требования,</w:t>
        </w:r>
      </w:ins>
      <w:ins w:id="54" w:author="Sergey" w:date="2021-12-09T14:35:00Z">
        <w:r>
          <w:rPr>
            <w:bCs/>
            <w:sz w:val="24"/>
            <w:szCs w:val="24"/>
            <w:lang w:val="ru-RU"/>
          </w:rPr>
          <w:t xml:space="preserve"> предъявляемые к проектированию программно-математического комплекса.</w:t>
        </w:r>
      </w:ins>
    </w:p>
    <w:p w14:paraId="4053B5B0" w14:textId="08FA4286" w:rsidR="0087785B" w:rsidRPr="0046696D" w:rsidDel="0087785B" w:rsidRDefault="0087785B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del w:id="55" w:author="Sergey" w:date="2021-12-09T14:36:00Z"/>
          <w:bCs/>
          <w:sz w:val="24"/>
          <w:szCs w:val="24"/>
          <w:lang w:val="ru-RU"/>
          <w:rPrChange w:id="56" w:author="Sergey" w:date="2021-12-09T17:30:00Z">
            <w:rPr>
              <w:del w:id="57" w:author="Sergey" w:date="2021-12-09T14:36:00Z"/>
              <w:b/>
            </w:rPr>
          </w:rPrChange>
        </w:rPr>
        <w:pPrChange w:id="58" w:author="Sergey" w:date="2021-12-09T14:36:00Z">
          <w:pPr>
            <w:tabs>
              <w:tab w:val="left" w:pos="10773"/>
            </w:tabs>
            <w:spacing w:before="200"/>
          </w:pPr>
        </w:pPrChange>
      </w:pPr>
    </w:p>
    <w:p w14:paraId="4AD4E86E" w14:textId="03D6C1A3" w:rsidR="00691A10" w:rsidRPr="0046696D" w:rsidDel="00A1762B" w:rsidRDefault="00691A10">
      <w:pPr>
        <w:pStyle w:val="aa"/>
        <w:numPr>
          <w:ilvl w:val="0"/>
          <w:numId w:val="4"/>
        </w:numPr>
        <w:tabs>
          <w:tab w:val="left" w:pos="284"/>
        </w:tabs>
        <w:ind w:left="0" w:firstLine="284"/>
        <w:jc w:val="both"/>
        <w:rPr>
          <w:del w:id="59" w:author="Sergey" w:date="2021-12-09T17:43:00Z"/>
          <w:bCs/>
          <w:sz w:val="24"/>
          <w:szCs w:val="24"/>
          <w:lang w:val="ru-RU"/>
          <w:rPrChange w:id="60" w:author="Sergey" w:date="2021-12-09T17:30:00Z">
            <w:rPr>
              <w:del w:id="61" w:author="Sergey" w:date="2021-12-09T17:43:00Z"/>
            </w:rPr>
          </w:rPrChange>
        </w:rPr>
        <w:pPrChange w:id="62" w:author="Sergey" w:date="2021-12-09T14:36:00Z">
          <w:pPr>
            <w:tabs>
              <w:tab w:val="left" w:pos="10773"/>
            </w:tabs>
            <w:spacing w:before="200"/>
          </w:pPr>
        </w:pPrChange>
      </w:pPr>
    </w:p>
    <w:p w14:paraId="58E64781" w14:textId="77777777" w:rsidR="00691A10" w:rsidDel="00A1762B" w:rsidRDefault="00691A10" w:rsidP="009A170B">
      <w:pPr>
        <w:tabs>
          <w:tab w:val="left" w:pos="10773"/>
        </w:tabs>
        <w:spacing w:before="200"/>
        <w:rPr>
          <w:del w:id="63" w:author="Sergey" w:date="2021-12-09T17:43:00Z"/>
          <w:rFonts w:ascii="Times New Roman" w:hAnsi="Times New Roman"/>
          <w:b/>
          <w:sz w:val="24"/>
          <w:szCs w:val="24"/>
        </w:rPr>
      </w:pPr>
    </w:p>
    <w:p w14:paraId="06E3C810" w14:textId="64E5A48B" w:rsidR="00420254" w:rsidRPr="00EA4C33" w:rsidRDefault="00420254" w:rsidP="009A170B">
      <w:pPr>
        <w:tabs>
          <w:tab w:val="left" w:pos="10773"/>
        </w:tabs>
        <w:spacing w:before="200"/>
        <w:rPr>
          <w:rFonts w:ascii="Times New Roman" w:hAnsi="Times New Roman"/>
          <w:b/>
          <w:sz w:val="24"/>
          <w:szCs w:val="24"/>
        </w:rPr>
      </w:pPr>
      <w:r w:rsidRPr="00EA4C33">
        <w:rPr>
          <w:rFonts w:ascii="Times New Roman" w:hAnsi="Times New Roman"/>
          <w:b/>
          <w:sz w:val="24"/>
          <w:szCs w:val="24"/>
        </w:rPr>
        <w:t>4. Перечень подлежащих разработке разделов и этапы выполнения работы</w:t>
      </w:r>
    </w:p>
    <w:tbl>
      <w:tblPr>
        <w:tblW w:w="102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856"/>
        <w:gridCol w:w="2382"/>
        <w:gridCol w:w="1843"/>
        <w:gridCol w:w="1417"/>
      </w:tblGrid>
      <w:tr w:rsidR="00420254" w:rsidRPr="00CB5FF6" w14:paraId="21F96294" w14:textId="77777777" w:rsidTr="00D83D6F">
        <w:trPr>
          <w:trHeight w:val="770"/>
        </w:trPr>
        <w:tc>
          <w:tcPr>
            <w:tcW w:w="709" w:type="dxa"/>
            <w:vAlign w:val="center"/>
          </w:tcPr>
          <w:p w14:paraId="6B7EC961" w14:textId="77777777" w:rsidR="00420254" w:rsidRPr="00CB5FF6" w:rsidRDefault="00420254" w:rsidP="0051024A">
            <w:pPr>
              <w:tabs>
                <w:tab w:val="right" w:pos="10348"/>
              </w:tabs>
              <w:spacing w:after="0"/>
              <w:ind w:right="-327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№</w:t>
            </w:r>
          </w:p>
        </w:tc>
        <w:tc>
          <w:tcPr>
            <w:tcW w:w="3856" w:type="dxa"/>
            <w:vAlign w:val="center"/>
          </w:tcPr>
          <w:p w14:paraId="7A007796" w14:textId="77777777" w:rsidR="00420254" w:rsidRPr="00CB5FF6" w:rsidRDefault="00420254" w:rsidP="0051024A">
            <w:pPr>
              <w:tabs>
                <w:tab w:val="right" w:pos="10348"/>
              </w:tabs>
              <w:spacing w:after="0"/>
              <w:ind w:left="34" w:right="-1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Наименование раздела или этапа</w:t>
            </w:r>
          </w:p>
        </w:tc>
        <w:tc>
          <w:tcPr>
            <w:tcW w:w="2382" w:type="dxa"/>
            <w:vAlign w:val="center"/>
          </w:tcPr>
          <w:p w14:paraId="7EF89E50" w14:textId="77777777" w:rsidR="00420254" w:rsidRPr="00CB5FF6" w:rsidRDefault="00420254" w:rsidP="0051024A">
            <w:pPr>
              <w:tabs>
                <w:tab w:val="right" w:pos="10348"/>
              </w:tabs>
              <w:spacing w:after="0"/>
              <w:ind w:left="33" w:right="-1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Трудоёмкость в % от</w:t>
            </w:r>
            <w:r w:rsidR="0051024A">
              <w:rPr>
                <w:rFonts w:ascii="Times New Roman" w:hAnsi="Times New Roman"/>
              </w:rPr>
              <w:br/>
            </w:r>
            <w:r w:rsidRPr="00CB5FF6">
              <w:rPr>
                <w:rFonts w:ascii="Times New Roman" w:hAnsi="Times New Roman"/>
              </w:rPr>
              <w:t>полной трудоёмкости</w:t>
            </w:r>
            <w:r w:rsidR="0051024A">
              <w:rPr>
                <w:rFonts w:ascii="Times New Roman" w:hAnsi="Times New Roman"/>
              </w:rPr>
              <w:br/>
            </w:r>
            <w:r w:rsidRPr="00CB5FF6">
              <w:rPr>
                <w:rFonts w:ascii="Times New Roman" w:hAnsi="Times New Roman"/>
              </w:rPr>
              <w:t>работы</w:t>
            </w:r>
          </w:p>
        </w:tc>
        <w:tc>
          <w:tcPr>
            <w:tcW w:w="1843" w:type="dxa"/>
            <w:vAlign w:val="center"/>
          </w:tcPr>
          <w:p w14:paraId="22DE67C3" w14:textId="77777777" w:rsidR="00420254" w:rsidRPr="00CB5FF6" w:rsidRDefault="00420254" w:rsidP="0051024A">
            <w:pPr>
              <w:tabs>
                <w:tab w:val="right" w:pos="10348"/>
              </w:tabs>
              <w:spacing w:after="0"/>
              <w:ind w:left="33" w:right="35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1417" w:type="dxa"/>
            <w:vAlign w:val="center"/>
          </w:tcPr>
          <w:p w14:paraId="493F71B1" w14:textId="77777777" w:rsidR="00420254" w:rsidRPr="00CB5FF6" w:rsidRDefault="00420254" w:rsidP="0051024A">
            <w:pPr>
              <w:tabs>
                <w:tab w:val="right" w:pos="10348"/>
              </w:tabs>
              <w:spacing w:after="0"/>
              <w:ind w:left="33" w:right="-1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Примечание</w:t>
            </w:r>
          </w:p>
        </w:tc>
      </w:tr>
      <w:tr w:rsidR="0047079D" w:rsidRPr="00CB5FF6" w14:paraId="3F221AFC" w14:textId="77777777" w:rsidTr="00D83D6F">
        <w:trPr>
          <w:trHeight w:hRule="exact" w:val="380"/>
        </w:trPr>
        <w:tc>
          <w:tcPr>
            <w:tcW w:w="709" w:type="dxa"/>
            <w:vAlign w:val="center"/>
          </w:tcPr>
          <w:p w14:paraId="774781FB" w14:textId="77777777" w:rsidR="0047079D" w:rsidRDefault="0047079D" w:rsidP="00090220">
            <w:pPr>
              <w:pStyle w:val="aa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3856" w:type="dxa"/>
            <w:vAlign w:val="center"/>
          </w:tcPr>
          <w:p w14:paraId="0D527F8F" w14:textId="77777777" w:rsidR="0047079D" w:rsidRDefault="0047079D" w:rsidP="00090220">
            <w:pPr>
              <w:pStyle w:val="aa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Введение</w:t>
            </w:r>
          </w:p>
        </w:tc>
        <w:tc>
          <w:tcPr>
            <w:tcW w:w="2382" w:type="dxa"/>
            <w:vAlign w:val="center"/>
          </w:tcPr>
          <w:p w14:paraId="30F450B7" w14:textId="77777777" w:rsidR="0047079D" w:rsidRDefault="0047079D" w:rsidP="00090220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1843" w:type="dxa"/>
            <w:vAlign w:val="center"/>
          </w:tcPr>
          <w:p w14:paraId="27C94610" w14:textId="0C47AD12" w:rsidR="0047079D" w:rsidRPr="00CC6C19" w:rsidRDefault="0017265C" w:rsidP="00D01C49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05</w:t>
            </w:r>
            <w:r w:rsidR="00CC6C19">
              <w:rPr>
                <w:b/>
                <w:sz w:val="24"/>
                <w:lang w:val="ru-RU"/>
              </w:rPr>
              <w:t>.10</w:t>
            </w:r>
            <w:r w:rsidR="00622985">
              <w:rPr>
                <w:b/>
                <w:sz w:val="24"/>
                <w:lang w:val="ru-RU"/>
              </w:rPr>
              <w:t>.20</w:t>
            </w:r>
            <w:r w:rsidR="00DD5E99">
              <w:rPr>
                <w:b/>
                <w:sz w:val="24"/>
                <w:lang w:val="ru-RU"/>
              </w:rPr>
              <w:t>2</w:t>
            </w:r>
            <w:r w:rsidR="00D01C49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1417" w:type="dxa"/>
          </w:tcPr>
          <w:p w14:paraId="6F919586" w14:textId="77777777" w:rsidR="0047079D" w:rsidRPr="00CB5FF6" w:rsidRDefault="0047079D" w:rsidP="0051024A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47079D" w:rsidRPr="00CB5FF6" w14:paraId="1E4273DF" w14:textId="77777777" w:rsidTr="00D83D6F">
        <w:trPr>
          <w:trHeight w:hRule="exact" w:val="380"/>
        </w:trPr>
        <w:tc>
          <w:tcPr>
            <w:tcW w:w="709" w:type="dxa"/>
            <w:vAlign w:val="center"/>
          </w:tcPr>
          <w:p w14:paraId="1A71FF34" w14:textId="77777777" w:rsidR="0047079D" w:rsidRDefault="0047079D" w:rsidP="00090220">
            <w:pPr>
              <w:pStyle w:val="aa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3856" w:type="dxa"/>
            <w:vAlign w:val="center"/>
          </w:tcPr>
          <w:p w14:paraId="22583693" w14:textId="77777777" w:rsidR="0047079D" w:rsidRDefault="0047079D" w:rsidP="00090220">
            <w:pPr>
              <w:pStyle w:val="aa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Специальная часть</w:t>
            </w:r>
          </w:p>
        </w:tc>
        <w:tc>
          <w:tcPr>
            <w:tcW w:w="2382" w:type="dxa"/>
            <w:vAlign w:val="center"/>
          </w:tcPr>
          <w:p w14:paraId="2D326039" w14:textId="77777777" w:rsidR="0047079D" w:rsidRDefault="0047079D" w:rsidP="00090220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70</w:t>
            </w:r>
          </w:p>
        </w:tc>
        <w:tc>
          <w:tcPr>
            <w:tcW w:w="1843" w:type="dxa"/>
            <w:vAlign w:val="center"/>
          </w:tcPr>
          <w:p w14:paraId="00A234BE" w14:textId="5A08B6CA" w:rsidR="0047079D" w:rsidRPr="00CC6C19" w:rsidRDefault="0017265C" w:rsidP="00D01C49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01</w:t>
            </w:r>
            <w:r w:rsidR="0047079D">
              <w:rPr>
                <w:b/>
                <w:sz w:val="24"/>
                <w:lang w:val="ru-RU"/>
              </w:rPr>
              <w:t>.</w:t>
            </w:r>
            <w:r w:rsidR="00CC6C19">
              <w:rPr>
                <w:b/>
                <w:sz w:val="24"/>
                <w:lang w:val="ru-RU"/>
              </w:rPr>
              <w:t>12</w:t>
            </w:r>
            <w:r w:rsidR="00622985">
              <w:rPr>
                <w:b/>
                <w:sz w:val="24"/>
                <w:lang w:val="ru-RU"/>
              </w:rPr>
              <w:t>.20</w:t>
            </w:r>
            <w:r w:rsidR="00DD5E99">
              <w:rPr>
                <w:b/>
                <w:sz w:val="24"/>
                <w:lang w:val="ru-RU"/>
              </w:rPr>
              <w:t>2</w:t>
            </w:r>
            <w:r w:rsidR="00D01C49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1417" w:type="dxa"/>
          </w:tcPr>
          <w:p w14:paraId="69CDFBD1" w14:textId="77777777" w:rsidR="0047079D" w:rsidRPr="00CB5FF6" w:rsidRDefault="0047079D" w:rsidP="0051024A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47079D" w:rsidRPr="00CB5FF6" w14:paraId="28BC2FC8" w14:textId="77777777" w:rsidTr="00D83D6F">
        <w:trPr>
          <w:trHeight w:hRule="exact" w:val="610"/>
        </w:trPr>
        <w:tc>
          <w:tcPr>
            <w:tcW w:w="709" w:type="dxa"/>
            <w:vAlign w:val="center"/>
          </w:tcPr>
          <w:p w14:paraId="7663E303" w14:textId="77777777" w:rsidR="0047079D" w:rsidRDefault="0047079D" w:rsidP="00090220">
            <w:pPr>
              <w:pStyle w:val="aa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3</w:t>
            </w:r>
          </w:p>
        </w:tc>
        <w:tc>
          <w:tcPr>
            <w:tcW w:w="3856" w:type="dxa"/>
            <w:vAlign w:val="center"/>
          </w:tcPr>
          <w:p w14:paraId="7108E259" w14:textId="77777777" w:rsidR="0047079D" w:rsidRDefault="0047079D" w:rsidP="00C115F6">
            <w:pPr>
              <w:pStyle w:val="aa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Организационно-экономическая часть</w:t>
            </w:r>
          </w:p>
        </w:tc>
        <w:tc>
          <w:tcPr>
            <w:tcW w:w="2382" w:type="dxa"/>
            <w:vAlign w:val="center"/>
          </w:tcPr>
          <w:p w14:paraId="7CE05EB3" w14:textId="77777777" w:rsidR="0047079D" w:rsidRDefault="0047079D" w:rsidP="00C115F6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</w:t>
            </w:r>
          </w:p>
        </w:tc>
        <w:tc>
          <w:tcPr>
            <w:tcW w:w="1843" w:type="dxa"/>
            <w:vAlign w:val="center"/>
          </w:tcPr>
          <w:p w14:paraId="469DE84C" w14:textId="4A9F9918" w:rsidR="0047079D" w:rsidRPr="00DD5E99" w:rsidRDefault="0017265C" w:rsidP="00D01C49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15</w:t>
            </w:r>
            <w:r w:rsidR="0047079D">
              <w:rPr>
                <w:b/>
                <w:sz w:val="24"/>
                <w:lang w:val="ru-RU"/>
              </w:rPr>
              <w:t>.</w:t>
            </w:r>
            <w:r w:rsidR="007B5324">
              <w:rPr>
                <w:b/>
                <w:sz w:val="24"/>
                <w:lang w:val="ru-RU"/>
              </w:rPr>
              <w:t>1</w:t>
            </w:r>
            <w:r w:rsidR="00622985" w:rsidRPr="00CC6C19">
              <w:rPr>
                <w:b/>
                <w:sz w:val="24"/>
                <w:lang w:val="ru-RU"/>
              </w:rPr>
              <w:t>2</w:t>
            </w:r>
            <w:r w:rsidR="00622985">
              <w:rPr>
                <w:b/>
                <w:sz w:val="24"/>
                <w:lang w:val="ru-RU"/>
              </w:rPr>
              <w:t>.20</w:t>
            </w:r>
            <w:r w:rsidR="00DD5E99">
              <w:rPr>
                <w:b/>
                <w:sz w:val="24"/>
                <w:lang w:val="ru-RU"/>
              </w:rPr>
              <w:t>2</w:t>
            </w:r>
            <w:r w:rsidR="00D01C49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1417" w:type="dxa"/>
          </w:tcPr>
          <w:p w14:paraId="32E57B69" w14:textId="77777777" w:rsidR="0047079D" w:rsidRPr="00CB5FF6" w:rsidRDefault="0047079D" w:rsidP="0051024A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47079D" w:rsidRPr="00CB5FF6" w14:paraId="353E1925" w14:textId="77777777" w:rsidTr="00D83D6F">
        <w:trPr>
          <w:trHeight w:hRule="exact" w:val="611"/>
        </w:trPr>
        <w:tc>
          <w:tcPr>
            <w:tcW w:w="709" w:type="dxa"/>
            <w:vAlign w:val="center"/>
          </w:tcPr>
          <w:p w14:paraId="5681CDD1" w14:textId="77777777" w:rsidR="0047079D" w:rsidRDefault="0047079D" w:rsidP="00090220">
            <w:pPr>
              <w:pStyle w:val="aa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</w:t>
            </w:r>
          </w:p>
        </w:tc>
        <w:tc>
          <w:tcPr>
            <w:tcW w:w="3856" w:type="dxa"/>
            <w:vAlign w:val="center"/>
          </w:tcPr>
          <w:p w14:paraId="4CC1B3AD" w14:textId="77777777" w:rsidR="0047079D" w:rsidRDefault="0047079D" w:rsidP="00C115F6">
            <w:pPr>
              <w:pStyle w:val="aa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Охрана труда и окружающей среды</w:t>
            </w:r>
          </w:p>
        </w:tc>
        <w:tc>
          <w:tcPr>
            <w:tcW w:w="2382" w:type="dxa"/>
            <w:vAlign w:val="center"/>
          </w:tcPr>
          <w:p w14:paraId="3E16CB24" w14:textId="77777777" w:rsidR="0047079D" w:rsidRDefault="0047079D" w:rsidP="00C115F6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10</w:t>
            </w:r>
          </w:p>
        </w:tc>
        <w:tc>
          <w:tcPr>
            <w:tcW w:w="1843" w:type="dxa"/>
            <w:vAlign w:val="center"/>
          </w:tcPr>
          <w:p w14:paraId="0B7BEF03" w14:textId="720CB8F9" w:rsidR="0047079D" w:rsidRPr="00622985" w:rsidRDefault="0017265C" w:rsidP="00D01C49">
            <w:pPr>
              <w:pStyle w:val="aa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29</w:t>
            </w:r>
            <w:r w:rsidR="0047079D">
              <w:rPr>
                <w:b/>
                <w:sz w:val="24"/>
                <w:lang w:val="ru-RU"/>
              </w:rPr>
              <w:t>.</w:t>
            </w:r>
            <w:r w:rsidR="007B5324">
              <w:rPr>
                <w:b/>
                <w:sz w:val="24"/>
                <w:lang w:val="ru-RU"/>
              </w:rPr>
              <w:t>12</w:t>
            </w:r>
            <w:r w:rsidR="00622985">
              <w:rPr>
                <w:b/>
                <w:sz w:val="24"/>
                <w:lang w:val="ru-RU"/>
              </w:rPr>
              <w:t>.20</w:t>
            </w:r>
            <w:r w:rsidR="00DD5E99">
              <w:rPr>
                <w:b/>
                <w:sz w:val="24"/>
                <w:lang w:val="ru-RU"/>
              </w:rPr>
              <w:t>2</w:t>
            </w:r>
            <w:r w:rsidR="00D01C49"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1417" w:type="dxa"/>
          </w:tcPr>
          <w:p w14:paraId="2C8CEBC8" w14:textId="77777777" w:rsidR="0047079D" w:rsidRPr="00CB5FF6" w:rsidRDefault="0047079D" w:rsidP="0051024A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47079D" w:rsidRPr="00CB5FF6" w14:paraId="7F068556" w14:textId="77777777" w:rsidTr="00D83D6F">
        <w:trPr>
          <w:trHeight w:hRule="exact" w:val="380"/>
        </w:trPr>
        <w:tc>
          <w:tcPr>
            <w:tcW w:w="709" w:type="dxa"/>
            <w:vAlign w:val="center"/>
          </w:tcPr>
          <w:p w14:paraId="2A5770D7" w14:textId="77777777" w:rsidR="0047079D" w:rsidRDefault="0047079D" w:rsidP="00090220">
            <w:pPr>
              <w:pStyle w:val="aa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</w:t>
            </w:r>
          </w:p>
        </w:tc>
        <w:tc>
          <w:tcPr>
            <w:tcW w:w="3856" w:type="dxa"/>
            <w:vAlign w:val="center"/>
          </w:tcPr>
          <w:p w14:paraId="7790BE1F" w14:textId="77777777" w:rsidR="0047079D" w:rsidRDefault="0047079D" w:rsidP="00C115F6">
            <w:pPr>
              <w:pStyle w:val="aa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Заключение</w:t>
            </w:r>
          </w:p>
        </w:tc>
        <w:tc>
          <w:tcPr>
            <w:tcW w:w="2382" w:type="dxa"/>
            <w:vAlign w:val="center"/>
          </w:tcPr>
          <w:p w14:paraId="06DA992F" w14:textId="77777777" w:rsidR="0047079D" w:rsidRDefault="0047079D" w:rsidP="00C115F6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5</w:t>
            </w:r>
          </w:p>
        </w:tc>
        <w:tc>
          <w:tcPr>
            <w:tcW w:w="1843" w:type="dxa"/>
            <w:vAlign w:val="center"/>
          </w:tcPr>
          <w:p w14:paraId="0B336589" w14:textId="2BA0530A" w:rsidR="0047079D" w:rsidRPr="0094597C" w:rsidRDefault="0094597C" w:rsidP="00D01C49">
            <w:pPr>
              <w:pStyle w:val="aa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04</w:t>
            </w:r>
            <w:r w:rsidR="0047079D">
              <w:rPr>
                <w:b/>
                <w:sz w:val="24"/>
                <w:lang w:val="ru-RU"/>
              </w:rPr>
              <w:t>.</w:t>
            </w:r>
            <w:r>
              <w:rPr>
                <w:b/>
                <w:sz w:val="24"/>
                <w:lang w:val="ru-RU"/>
              </w:rPr>
              <w:t>01</w:t>
            </w:r>
            <w:r w:rsidR="00622985">
              <w:rPr>
                <w:b/>
                <w:sz w:val="24"/>
                <w:lang w:val="ru-RU"/>
              </w:rPr>
              <w:t>.20</w:t>
            </w:r>
            <w:r w:rsidR="00DD5E99">
              <w:rPr>
                <w:b/>
                <w:sz w:val="24"/>
                <w:lang w:val="ru-RU"/>
              </w:rPr>
              <w:t>2</w:t>
            </w:r>
            <w:r w:rsidR="00D01C49">
              <w:rPr>
                <w:b/>
                <w:sz w:val="24"/>
                <w:lang w:val="ru-RU"/>
              </w:rPr>
              <w:t>2</w:t>
            </w:r>
          </w:p>
        </w:tc>
        <w:tc>
          <w:tcPr>
            <w:tcW w:w="1417" w:type="dxa"/>
          </w:tcPr>
          <w:p w14:paraId="4DCAFADB" w14:textId="77777777" w:rsidR="0047079D" w:rsidRPr="00CB5FF6" w:rsidRDefault="0047079D" w:rsidP="0051024A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</w:tbl>
    <w:p w14:paraId="2A3287D6" w14:textId="77777777" w:rsidR="00691A10" w:rsidRDefault="00691A10" w:rsidP="00AC099F">
      <w:pPr>
        <w:spacing w:before="200"/>
        <w:rPr>
          <w:rFonts w:ascii="Times New Roman" w:hAnsi="Times New Roman"/>
          <w:b/>
          <w:bCs/>
          <w:sz w:val="24"/>
          <w:szCs w:val="24"/>
        </w:rPr>
      </w:pPr>
    </w:p>
    <w:p w14:paraId="63F09415" w14:textId="7517B974" w:rsidR="00420254" w:rsidRPr="00EA4C33" w:rsidRDefault="00420254" w:rsidP="00AC099F">
      <w:pPr>
        <w:spacing w:before="200"/>
        <w:rPr>
          <w:rFonts w:ascii="Times New Roman" w:hAnsi="Times New Roman"/>
          <w:b/>
          <w:bCs/>
          <w:sz w:val="24"/>
          <w:szCs w:val="24"/>
        </w:rPr>
      </w:pPr>
      <w:r w:rsidRPr="00EA4C33">
        <w:rPr>
          <w:rFonts w:ascii="Times New Roman" w:hAnsi="Times New Roman"/>
          <w:b/>
          <w:bCs/>
          <w:sz w:val="24"/>
          <w:szCs w:val="24"/>
        </w:rPr>
        <w:t>5. Перечень иллюстративно-графических материалов: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7410"/>
        <w:gridCol w:w="1695"/>
        <w:tblGridChange w:id="64">
          <w:tblGrid>
            <w:gridCol w:w="807"/>
            <w:gridCol w:w="7410"/>
            <w:gridCol w:w="1695"/>
          </w:tblGrid>
        </w:tblGridChange>
      </w:tblGrid>
      <w:tr w:rsidR="00420254" w:rsidRPr="00CB5FF6" w14:paraId="53DAD824" w14:textId="77777777" w:rsidTr="009F4972">
        <w:tc>
          <w:tcPr>
            <w:tcW w:w="807" w:type="dxa"/>
          </w:tcPr>
          <w:p w14:paraId="5620A884" w14:textId="77777777" w:rsidR="00420254" w:rsidRPr="00DC2943" w:rsidRDefault="00420254" w:rsidP="0051024A">
            <w:pPr>
              <w:pStyle w:val="aa"/>
              <w:spacing w:line="276" w:lineRule="auto"/>
              <w:ind w:right="-1"/>
              <w:rPr>
                <w:bCs/>
                <w:sz w:val="24"/>
                <w:szCs w:val="24"/>
                <w:lang w:val="ru-RU"/>
              </w:rPr>
            </w:pPr>
            <w:r w:rsidRPr="00DC2943">
              <w:rPr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7410" w:type="dxa"/>
            <w:vAlign w:val="center"/>
          </w:tcPr>
          <w:p w14:paraId="3DEDB794" w14:textId="77777777" w:rsidR="00420254" w:rsidRPr="00DC2943" w:rsidRDefault="00420254" w:rsidP="0051024A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DC2943">
              <w:rPr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1695" w:type="dxa"/>
            <w:vAlign w:val="center"/>
          </w:tcPr>
          <w:p w14:paraId="63A88A9F" w14:textId="77777777" w:rsidR="00420254" w:rsidRPr="00DC2943" w:rsidRDefault="00420254" w:rsidP="0051024A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DC2943">
              <w:rPr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17265C" w:rsidRPr="00565DEE" w14:paraId="435EA97D" w14:textId="77777777" w:rsidTr="009F4972">
        <w:tc>
          <w:tcPr>
            <w:tcW w:w="807" w:type="dxa"/>
          </w:tcPr>
          <w:p w14:paraId="0DA2C9E1" w14:textId="77777777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7410" w:type="dxa"/>
          </w:tcPr>
          <w:p w14:paraId="39276653" w14:textId="75A813F0" w:rsidR="0017265C" w:rsidRPr="00565DEE" w:rsidRDefault="00936E43" w:rsidP="00576E21">
            <w:pPr>
              <w:pStyle w:val="aa"/>
              <w:spacing w:line="276" w:lineRule="auto"/>
              <w:ind w:right="-1"/>
              <w:rPr>
                <w:bCs/>
                <w:sz w:val="24"/>
                <w:szCs w:val="24"/>
                <w:lang w:val="ru-RU"/>
              </w:rPr>
            </w:pPr>
            <w:commentRangeStart w:id="65"/>
            <w:r>
              <w:rPr>
                <w:bCs/>
                <w:sz w:val="24"/>
                <w:szCs w:val="24"/>
                <w:lang w:val="ru-RU"/>
              </w:rPr>
              <w:t>Введение</w:t>
            </w:r>
            <w:r w:rsidR="00D26B64">
              <w:rPr>
                <w:bCs/>
                <w:sz w:val="24"/>
                <w:szCs w:val="24"/>
                <w:lang w:val="ru-RU"/>
              </w:rPr>
              <w:t>.</w:t>
            </w:r>
            <w:r w:rsidR="00691A10">
              <w:rPr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Этап полета «Возврат в строй</w:t>
            </w:r>
            <w:ins w:id="66" w:author="Sergey" w:date="2021-12-09T14:32:00Z">
              <w:r w:rsidR="003756EC">
                <w:rPr>
                  <w:bCs/>
                  <w:sz w:val="24"/>
                  <w:szCs w:val="24"/>
                  <w:lang w:val="ru-RU"/>
                </w:rPr>
                <w:t>»</w:t>
              </w:r>
            </w:ins>
            <w:ins w:id="67" w:author="Sergey" w:date="2021-12-09T14:28:00Z">
              <w:r w:rsidR="0080743D">
                <w:rPr>
                  <w:bCs/>
                  <w:sz w:val="24"/>
                  <w:szCs w:val="24"/>
                  <w:lang w:val="ru-RU"/>
                </w:rPr>
                <w:t xml:space="preserve">. </w:t>
              </w:r>
            </w:ins>
            <w:del w:id="68" w:author="Sergey" w:date="2021-12-09T14:28:00Z">
              <w:r w:rsidDel="0080743D">
                <w:rPr>
                  <w:bCs/>
                  <w:sz w:val="24"/>
                  <w:szCs w:val="24"/>
                  <w:lang w:val="ru-RU"/>
                </w:rPr>
                <w:delText xml:space="preserve">», возникший при выполнении задачи сопровождения истребителями ударных самолетов на этапе полета «Маршрут-1». </w:delText>
              </w:r>
            </w:del>
            <w:r>
              <w:rPr>
                <w:bCs/>
                <w:sz w:val="24"/>
                <w:szCs w:val="24"/>
                <w:lang w:val="ru-RU"/>
              </w:rPr>
              <w:t>Требования к траектории возврата.</w:t>
            </w:r>
            <w:commentRangeEnd w:id="65"/>
            <w:r w:rsidR="000D0AD5">
              <w:rPr>
                <w:rStyle w:val="ab"/>
                <w:rFonts w:ascii="Calibri" w:hAnsi="Calibri"/>
                <w:lang w:val="ru-RU"/>
              </w:rPr>
              <w:commentReference w:id="65"/>
            </w:r>
          </w:p>
        </w:tc>
        <w:tc>
          <w:tcPr>
            <w:tcW w:w="1695" w:type="dxa"/>
          </w:tcPr>
          <w:p w14:paraId="378D50B9" w14:textId="1E29FE74" w:rsidR="0017265C" w:rsidRPr="00565DEE" w:rsidRDefault="005855F9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1</w:t>
            </w:r>
          </w:p>
        </w:tc>
      </w:tr>
      <w:tr w:rsidR="0017265C" w:rsidRPr="00565DEE" w14:paraId="7D50354F" w14:textId="77777777" w:rsidTr="009F4972">
        <w:tc>
          <w:tcPr>
            <w:tcW w:w="807" w:type="dxa"/>
          </w:tcPr>
          <w:p w14:paraId="46D579FC" w14:textId="067E0347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7410" w:type="dxa"/>
          </w:tcPr>
          <w:p w14:paraId="38E7A3F9" w14:textId="25C0A3EB" w:rsidR="00943704" w:rsidRPr="00D26B64" w:rsidRDefault="00943704" w:rsidP="00576E21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commentRangeStart w:id="69"/>
            <w:r w:rsidRPr="00D26B64">
              <w:rPr>
                <w:rFonts w:ascii="Times New Roman" w:hAnsi="Times New Roman" w:cs="Times New Roman"/>
              </w:rPr>
              <w:t>Алгоритм конструирования траектории возврата в строй</w:t>
            </w:r>
            <w:ins w:id="70" w:author="Sergey" w:date="2021-12-09T17:46:00Z">
              <w:r w:rsidR="00E432A7">
                <w:rPr>
                  <w:rFonts w:ascii="Times New Roman" w:hAnsi="Times New Roman" w:cs="Times New Roman"/>
                </w:rPr>
                <w:t xml:space="preserve"> </w:t>
              </w:r>
            </w:ins>
            <w:del w:id="71" w:author="Sergey" w:date="2021-12-09T17:46:00Z">
              <w:r w:rsidRPr="00D26B64" w:rsidDel="00E432A7">
                <w:rPr>
                  <w:rFonts w:ascii="Times New Roman" w:hAnsi="Times New Roman" w:cs="Times New Roman"/>
                </w:rPr>
                <w:delText xml:space="preserve"> сопровождения </w:delText>
              </w:r>
            </w:del>
            <w:r w:rsidRPr="00D26B64">
              <w:rPr>
                <w:rFonts w:ascii="Times New Roman" w:hAnsi="Times New Roman" w:cs="Times New Roman"/>
              </w:rPr>
              <w:t>(мат</w:t>
            </w:r>
            <w:ins w:id="72" w:author="Sergey" w:date="2021-12-09T14:38:00Z">
              <w:r w:rsidR="00B6538A">
                <w:rPr>
                  <w:rFonts w:ascii="Times New Roman" w:hAnsi="Times New Roman" w:cs="Times New Roman"/>
                </w:rPr>
                <w:t xml:space="preserve">ематические </w:t>
              </w:r>
            </w:ins>
            <w:del w:id="73" w:author="Sergey" w:date="2021-12-09T14:38:00Z">
              <w:r w:rsidRPr="00D26B64" w:rsidDel="00B6538A">
                <w:rPr>
                  <w:rFonts w:ascii="Times New Roman" w:hAnsi="Times New Roman" w:cs="Times New Roman"/>
                </w:rPr>
                <w:delText>/</w:delText>
              </w:r>
            </w:del>
            <w:r w:rsidRPr="00D26B64">
              <w:rPr>
                <w:rFonts w:ascii="Times New Roman" w:hAnsi="Times New Roman" w:cs="Times New Roman"/>
              </w:rPr>
              <w:t>зависимости).</w:t>
            </w:r>
          </w:p>
          <w:p w14:paraId="06B59D8E" w14:textId="65B81A8B" w:rsidR="0017265C" w:rsidRPr="001C7228" w:rsidRDefault="00943704" w:rsidP="00576E21">
            <w:pPr>
              <w:pStyle w:val="Standard"/>
              <w:jc w:val="both"/>
              <w:rPr>
                <w:bCs/>
              </w:rPr>
            </w:pPr>
            <w:del w:id="74" w:author="Sergey" w:date="2021-12-09T14:28:00Z">
              <w:r w:rsidRPr="00D26B64" w:rsidDel="00561068">
                <w:rPr>
                  <w:rFonts w:ascii="Times New Roman" w:hAnsi="Times New Roman" w:cs="Times New Roman"/>
                </w:rPr>
                <w:delText xml:space="preserve"> </w:delText>
              </w:r>
            </w:del>
            <w:r w:rsidRPr="00D26B64">
              <w:rPr>
                <w:rFonts w:ascii="Times New Roman" w:hAnsi="Times New Roman" w:cs="Times New Roman"/>
              </w:rPr>
              <w:t>Процедур</w:t>
            </w:r>
            <w:ins w:id="75" w:author="Sergey" w:date="2021-12-09T14:28:00Z">
              <w:r w:rsidR="00561068">
                <w:rPr>
                  <w:rFonts w:ascii="Times New Roman" w:hAnsi="Times New Roman" w:cs="Times New Roman"/>
                </w:rPr>
                <w:t>а</w:t>
              </w:r>
            </w:ins>
            <w:del w:id="76" w:author="Sergey" w:date="2021-12-09T14:28:00Z">
              <w:r w:rsidRPr="00D26B64" w:rsidDel="00561068">
                <w:rPr>
                  <w:rFonts w:ascii="Times New Roman" w:hAnsi="Times New Roman" w:cs="Times New Roman"/>
                </w:rPr>
                <w:delText>у</w:delText>
              </w:r>
            </w:del>
            <w:r w:rsidRPr="00D26B64">
              <w:rPr>
                <w:rFonts w:ascii="Times New Roman" w:hAnsi="Times New Roman" w:cs="Times New Roman"/>
              </w:rPr>
              <w:t xml:space="preserve"> получения исходных данных из </w:t>
            </w:r>
            <w:del w:id="77" w:author="Sergey" w:date="2021-12-09T17:32:00Z">
              <w:r w:rsidRPr="001C7228" w:rsidDel="001C7228">
                <w:rPr>
                  <w:rFonts w:ascii="Times New Roman" w:hAnsi="Times New Roman" w:cs="Times New Roman"/>
                </w:rPr>
                <w:delText xml:space="preserve">экспериментальной зависимости </w:delText>
              </w:r>
              <w:r w:rsidRPr="001C7228" w:rsidDel="001C7228">
                <w:rPr>
                  <w:rFonts w:ascii="Times New Roman" w:hAnsi="Times New Roman" w:cs="Times New Roman"/>
                  <w:lang w:val="en-US"/>
                </w:rPr>
                <w:delText>S</w:delText>
              </w:r>
              <w:r w:rsidR="005523F6" w:rsidRPr="001C7228" w:rsidDel="001C7228">
                <w:rPr>
                  <w:rFonts w:ascii="Times New Roman" w:hAnsi="Times New Roman" w:cs="Times New Roman"/>
                  <w:rPrChange w:id="78" w:author="Sergey" w:date="2021-12-09T17:32:00Z">
                    <w:rPr>
                      <w:rFonts w:ascii="Times New Roman" w:hAnsi="Times New Roman" w:cs="Times New Roman"/>
                      <w:vertAlign w:val="subscript"/>
                    </w:rPr>
                  </w:rPrChange>
                </w:rPr>
                <w:delText>1</w:delText>
              </w:r>
              <w:r w:rsidRPr="001C7228" w:rsidDel="001C7228">
                <w:rPr>
                  <w:rFonts w:ascii="Times New Roman" w:hAnsi="Times New Roman" w:cs="Times New Roman"/>
                </w:rPr>
                <w:delText xml:space="preserve">, </w:delText>
              </w:r>
              <w:r w:rsidR="005523F6" w:rsidRPr="001C7228" w:rsidDel="001C7228">
                <w:rPr>
                  <w:rFonts w:ascii="Times New Roman" w:hAnsi="Times New Roman" w:cs="Times New Roman"/>
                </w:rPr>
                <w:delText>∆</w:delText>
              </w:r>
              <w:r w:rsidRPr="001C7228" w:rsidDel="001C7228">
                <w:rPr>
                  <w:rFonts w:ascii="Times New Roman" w:hAnsi="Times New Roman" w:cs="Times New Roman"/>
                  <w:lang w:val="en-US"/>
                </w:rPr>
                <w:delText>t</w:delText>
              </w:r>
              <w:r w:rsidR="005523F6" w:rsidRPr="001C7228" w:rsidDel="001C7228">
                <w:rPr>
                  <w:rFonts w:ascii="Times New Roman" w:hAnsi="Times New Roman" w:cs="Times New Roman"/>
                  <w:rPrChange w:id="79" w:author="Sergey" w:date="2021-12-09T17:32:00Z">
                    <w:rPr>
                      <w:rFonts w:ascii="Times New Roman" w:hAnsi="Times New Roman" w:cs="Times New Roman"/>
                      <w:vertAlign w:val="subscript"/>
                    </w:rPr>
                  </w:rPrChange>
                </w:rPr>
                <w:delText>1</w:delText>
              </w:r>
              <w:r w:rsidRPr="001C7228" w:rsidDel="001C7228">
                <w:rPr>
                  <w:rFonts w:ascii="Times New Roman" w:hAnsi="Times New Roman" w:cs="Times New Roman"/>
                </w:rPr>
                <w:delText xml:space="preserve">, </w:delText>
              </w:r>
              <w:r w:rsidRPr="001C7228" w:rsidDel="001C7228">
                <w:rPr>
                  <w:rFonts w:ascii="Times New Roman" w:hAnsi="Times New Roman" w:cs="Times New Roman"/>
                  <w:lang w:val="en-US"/>
                </w:rPr>
                <w:delText>S</w:delText>
              </w:r>
              <w:r w:rsidR="005523F6" w:rsidRPr="001C7228" w:rsidDel="001C7228">
                <w:rPr>
                  <w:rFonts w:ascii="Times New Roman" w:hAnsi="Times New Roman" w:cs="Times New Roman"/>
                  <w:rPrChange w:id="80" w:author="Sergey" w:date="2021-12-09T17:32:00Z">
                    <w:rPr>
                      <w:rFonts w:ascii="Times New Roman" w:hAnsi="Times New Roman" w:cs="Times New Roman"/>
                      <w:vertAlign w:val="subscript"/>
                    </w:rPr>
                  </w:rPrChange>
                </w:rPr>
                <w:delText>2</w:delText>
              </w:r>
              <w:r w:rsidRPr="001C7228" w:rsidDel="001C7228">
                <w:rPr>
                  <w:rFonts w:ascii="Times New Roman" w:hAnsi="Times New Roman" w:cs="Times New Roman"/>
                </w:rPr>
                <w:delText xml:space="preserve">, </w:delText>
              </w:r>
              <w:r w:rsidR="005523F6" w:rsidRPr="001C7228" w:rsidDel="001C7228">
                <w:rPr>
                  <w:rFonts w:ascii="Times New Roman" w:hAnsi="Times New Roman" w:cs="Times New Roman"/>
                </w:rPr>
                <w:delText>∆</w:delText>
              </w:r>
              <w:r w:rsidRPr="001C7228" w:rsidDel="001C7228">
                <w:rPr>
                  <w:rFonts w:ascii="Times New Roman" w:hAnsi="Times New Roman" w:cs="Times New Roman"/>
                  <w:lang w:val="en-US"/>
                </w:rPr>
                <w:delText>t</w:delText>
              </w:r>
              <w:r w:rsidR="005523F6" w:rsidRPr="001C7228" w:rsidDel="001C7228">
                <w:rPr>
                  <w:rFonts w:ascii="Times New Roman" w:hAnsi="Times New Roman" w:cs="Times New Roman"/>
                  <w:rPrChange w:id="81" w:author="Sergey" w:date="2021-12-09T17:32:00Z">
                    <w:rPr>
                      <w:rFonts w:ascii="Times New Roman" w:hAnsi="Times New Roman" w:cs="Times New Roman"/>
                      <w:vertAlign w:val="subscript"/>
                    </w:rPr>
                  </w:rPrChange>
                </w:rPr>
                <w:delText>2</w:delText>
              </w:r>
              <w:commentRangeEnd w:id="69"/>
              <w:r w:rsidR="000D0AD5" w:rsidRPr="001C7228" w:rsidDel="001C7228">
                <w:rPr>
                  <w:rStyle w:val="ab"/>
                  <w:rFonts w:ascii="Times New Roman" w:eastAsia="Times New Roman" w:hAnsi="Times New Roman" w:cs="Times New Roman"/>
                  <w:color w:val="auto"/>
                  <w:kern w:val="0"/>
                  <w:sz w:val="24"/>
                  <w:szCs w:val="24"/>
                  <w:lang w:eastAsia="ru-RU" w:bidi="ar-SA"/>
                  <w:rPrChange w:id="82" w:author="Sergey" w:date="2021-12-09T17:32:00Z">
                    <w:rPr>
                      <w:rStyle w:val="ab"/>
                      <w:rFonts w:ascii="Calibri" w:eastAsia="Times New Roman" w:hAnsi="Calibri" w:cs="Times New Roman"/>
                      <w:color w:val="auto"/>
                      <w:kern w:val="0"/>
                      <w:lang w:eastAsia="ru-RU" w:bidi="ar-SA"/>
                    </w:rPr>
                  </w:rPrChange>
                </w:rPr>
                <w:commentReference w:id="69"/>
              </w:r>
            </w:del>
            <w:ins w:id="83" w:author="Sergey" w:date="2021-12-09T17:32:00Z">
              <w:r w:rsidR="001C7228" w:rsidRPr="001C7228">
                <w:rPr>
                  <w:rFonts w:ascii="Times New Roman" w:hAnsi="Times New Roman" w:cs="Times New Roman"/>
                  <w:rPrChange w:id="84" w:author="Sergey" w:date="2021-12-09T17:32:00Z">
                    <w:rPr>
                      <w:rFonts w:ascii="Times New Roman" w:hAnsi="Times New Roman" w:cs="Times New Roman"/>
                      <w:vertAlign w:val="subscript"/>
                    </w:rPr>
                  </w:rPrChange>
                </w:rPr>
                <w:t>результатов</w:t>
              </w:r>
            </w:ins>
            <w:ins w:id="85" w:author="Sergey" w:date="2021-12-09T17:33:00Z">
              <w:r w:rsidR="001C7228">
                <w:rPr>
                  <w:rFonts w:ascii="Times New Roman" w:hAnsi="Times New Roman" w:cs="Times New Roman"/>
                </w:rPr>
                <w:t xml:space="preserve"> летных испытаний.</w:t>
              </w:r>
            </w:ins>
            <w:ins w:id="86" w:author="Sergey" w:date="2021-12-09T17:47:00Z">
              <w:r w:rsidR="00E432A7">
                <w:rPr>
                  <w:rFonts w:ascii="Times New Roman" w:hAnsi="Times New Roman" w:cs="Times New Roman"/>
                </w:rPr>
                <w:t xml:space="preserve"> </w:t>
              </w:r>
            </w:ins>
          </w:p>
        </w:tc>
        <w:tc>
          <w:tcPr>
            <w:tcW w:w="1695" w:type="dxa"/>
          </w:tcPr>
          <w:p w14:paraId="0069FE5F" w14:textId="5733E052" w:rsidR="0017265C" w:rsidRPr="00565DEE" w:rsidRDefault="00B82B59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2</w:t>
            </w:r>
          </w:p>
        </w:tc>
      </w:tr>
      <w:tr w:rsidR="0017265C" w:rsidRPr="00565DEE" w14:paraId="75B9993A" w14:textId="77777777" w:rsidTr="009F4972">
        <w:tc>
          <w:tcPr>
            <w:tcW w:w="807" w:type="dxa"/>
          </w:tcPr>
          <w:p w14:paraId="219909E9" w14:textId="2B506CEC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7410" w:type="dxa"/>
          </w:tcPr>
          <w:p w14:paraId="0B1E6AE3" w14:textId="6F4C91EE" w:rsidR="00D26B64" w:rsidRPr="00D26B64" w:rsidDel="00576E21" w:rsidRDefault="00E432A7">
            <w:pPr>
              <w:pStyle w:val="Standard"/>
              <w:jc w:val="both"/>
              <w:rPr>
                <w:del w:id="87" w:author="Sergey" w:date="2021-12-09T14:40:00Z"/>
                <w:rFonts w:ascii="Times New Roman" w:hAnsi="Times New Roman" w:cs="Times New Roman"/>
              </w:rPr>
            </w:pPr>
            <w:ins w:id="88" w:author="Sergey" w:date="2021-12-09T17:46:00Z">
              <w:r>
                <w:rPr>
                  <w:rFonts w:ascii="Times New Roman" w:hAnsi="Times New Roman" w:cs="Times New Roman"/>
                </w:rPr>
                <w:t xml:space="preserve">Разработанный </w:t>
              </w:r>
            </w:ins>
            <w:commentRangeStart w:id="89"/>
            <w:del w:id="90" w:author="Sergey" w:date="2021-12-09T14:32:00Z">
              <w:r w:rsidR="00D26B64" w:rsidRPr="00D26B64" w:rsidDel="003756EC">
                <w:rPr>
                  <w:rFonts w:ascii="Times New Roman" w:hAnsi="Times New Roman" w:cs="Times New Roman"/>
                </w:rPr>
                <w:delText xml:space="preserve">Блок-схема бортовой версии фрагмента </w:delText>
              </w:r>
            </w:del>
            <w:ins w:id="91" w:author="Sergey" w:date="2021-12-09T17:46:00Z">
              <w:r>
                <w:rPr>
                  <w:rFonts w:ascii="Times New Roman" w:hAnsi="Times New Roman" w:cs="Times New Roman"/>
                </w:rPr>
                <w:t>п</w:t>
              </w:r>
            </w:ins>
            <w:ins w:id="92" w:author="Sergey" w:date="2021-12-09T14:33:00Z">
              <w:r w:rsidR="003756EC">
                <w:rPr>
                  <w:rFonts w:ascii="Times New Roman" w:hAnsi="Times New Roman" w:cs="Times New Roman"/>
                </w:rPr>
                <w:t xml:space="preserve">рограммно-математический комплекс </w:t>
              </w:r>
            </w:ins>
            <w:r w:rsidR="00D26B64" w:rsidRPr="00D26B64">
              <w:rPr>
                <w:rFonts w:ascii="Times New Roman" w:hAnsi="Times New Roman" w:cs="Times New Roman"/>
              </w:rPr>
              <w:t>«Конструирование траектории»</w:t>
            </w:r>
            <w:ins w:id="93" w:author="Sergey" w:date="2021-12-09T14:43:00Z">
              <w:r w:rsidR="00090F96">
                <w:rPr>
                  <w:rFonts w:ascii="Times New Roman" w:hAnsi="Times New Roman" w:cs="Times New Roman"/>
                </w:rPr>
                <w:t>.</w:t>
              </w:r>
            </w:ins>
            <w:del w:id="94" w:author="Sergey" w:date="2021-12-09T14:33:00Z">
              <w:r w:rsidR="00D26B64" w:rsidRPr="00D26B64" w:rsidDel="003756EC">
                <w:rPr>
                  <w:rFonts w:ascii="Times New Roman" w:hAnsi="Times New Roman" w:cs="Times New Roman"/>
                </w:rPr>
                <w:delText xml:space="preserve"> </w:delText>
              </w:r>
            </w:del>
            <w:del w:id="95" w:author="Sergey" w:date="2021-12-09T14:43:00Z">
              <w:r w:rsidR="00D26B64" w:rsidRPr="00D26B64" w:rsidDel="00090F96">
                <w:rPr>
                  <w:rFonts w:ascii="Times New Roman" w:hAnsi="Times New Roman" w:cs="Times New Roman"/>
                </w:rPr>
                <w:delText>базы знаний БОСЭС - «Возврат в строй».</w:delText>
              </w:r>
            </w:del>
          </w:p>
          <w:p w14:paraId="28F72F74" w14:textId="35AD3685" w:rsidR="00D26B64" w:rsidRPr="00D26B64" w:rsidDel="00576E21" w:rsidRDefault="00D26B64">
            <w:pPr>
              <w:pStyle w:val="Standard"/>
              <w:jc w:val="both"/>
              <w:rPr>
                <w:del w:id="96" w:author="Sergey" w:date="2021-12-09T14:40:00Z"/>
                <w:rFonts w:ascii="Times New Roman" w:hAnsi="Times New Roman" w:cs="Times New Roman"/>
              </w:rPr>
            </w:pPr>
            <w:del w:id="97" w:author="Sergey" w:date="2021-12-09T14:40:00Z">
              <w:r w:rsidRPr="00D26B64" w:rsidDel="00576E21">
                <w:rPr>
                  <w:rFonts w:ascii="Times New Roman" w:hAnsi="Times New Roman" w:cs="Times New Roman"/>
                </w:rPr>
                <w:delText>Входная информация: таблица исходных данных.</w:delText>
              </w:r>
            </w:del>
          </w:p>
          <w:p w14:paraId="071DFFE6" w14:textId="4E105180" w:rsidR="0017265C" w:rsidRPr="00565DEE" w:rsidRDefault="00D26B64" w:rsidP="00576E21">
            <w:pPr>
              <w:pStyle w:val="Standard"/>
              <w:jc w:val="both"/>
              <w:rPr>
                <w:bCs/>
              </w:rPr>
            </w:pPr>
            <w:del w:id="98" w:author="Sergey" w:date="2021-12-09T14:40:00Z">
              <w:r w:rsidRPr="00D26B64" w:rsidDel="00576E21">
                <w:rPr>
                  <w:rFonts w:ascii="Times New Roman" w:hAnsi="Times New Roman" w:cs="Times New Roman"/>
                </w:rPr>
                <w:delText>Проверка возможности выхода на «полку».</w:delText>
              </w:r>
              <w:commentRangeEnd w:id="89"/>
              <w:r w:rsidR="000D0AD5" w:rsidDel="00576E21">
                <w:rPr>
                  <w:rStyle w:val="ab"/>
                  <w:rFonts w:ascii="Calibri" w:eastAsia="Times New Roman" w:hAnsi="Calibri" w:cs="Times New Roman"/>
                  <w:color w:val="auto"/>
                  <w:kern w:val="0"/>
                  <w:lang w:eastAsia="ru-RU" w:bidi="ar-SA"/>
                </w:rPr>
                <w:commentReference w:id="89"/>
              </w:r>
            </w:del>
          </w:p>
        </w:tc>
        <w:tc>
          <w:tcPr>
            <w:tcW w:w="1695" w:type="dxa"/>
          </w:tcPr>
          <w:p w14:paraId="24EEBC46" w14:textId="4EDD0F32" w:rsidR="0017265C" w:rsidRPr="00565DEE" w:rsidRDefault="00B82B59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2</w:t>
            </w:r>
          </w:p>
        </w:tc>
      </w:tr>
      <w:tr w:rsidR="0017265C" w:rsidRPr="00565DEE" w14:paraId="78858174" w14:textId="77777777" w:rsidTr="009F4972">
        <w:tc>
          <w:tcPr>
            <w:tcW w:w="807" w:type="dxa"/>
          </w:tcPr>
          <w:p w14:paraId="6C383111" w14:textId="476F6111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7410" w:type="dxa"/>
          </w:tcPr>
          <w:p w14:paraId="42BF41B3" w14:textId="14463128" w:rsidR="0017265C" w:rsidRPr="00565DEE" w:rsidRDefault="001917A9">
            <w:pPr>
              <w:pStyle w:val="aa"/>
              <w:ind w:right="-1"/>
              <w:jc w:val="both"/>
              <w:rPr>
                <w:bCs/>
                <w:sz w:val="24"/>
                <w:szCs w:val="24"/>
                <w:lang w:val="ru-RU"/>
              </w:rPr>
              <w:pPrChange w:id="99" w:author="Sergey" w:date="2021-12-09T14:40:00Z">
                <w:pPr>
                  <w:pStyle w:val="aa"/>
                  <w:spacing w:line="276" w:lineRule="auto"/>
                  <w:ind w:right="-1"/>
                </w:pPr>
              </w:pPrChange>
            </w:pPr>
            <w:r w:rsidRPr="00565DEE">
              <w:rPr>
                <w:sz w:val="24"/>
                <w:lang w:val="ru-RU"/>
              </w:rPr>
              <w:t xml:space="preserve">Результаты </w:t>
            </w:r>
            <w:del w:id="100" w:author="Sergey" w:date="2021-12-09T14:29:00Z">
              <w:r w:rsidR="00A41F17" w:rsidDel="00561068">
                <w:rPr>
                  <w:sz w:val="24"/>
                  <w:lang w:val="ru-RU"/>
                </w:rPr>
                <w:delText>мат/</w:delText>
              </w:r>
            </w:del>
            <w:ins w:id="101" w:author="Sergey" w:date="2021-12-09T14:29:00Z">
              <w:r w:rsidR="00561068">
                <w:rPr>
                  <w:sz w:val="24"/>
                  <w:lang w:val="ru-RU"/>
                </w:rPr>
                <w:t xml:space="preserve">имитационного </w:t>
              </w:r>
            </w:ins>
            <w:r w:rsidRPr="00565DEE">
              <w:rPr>
                <w:sz w:val="24"/>
                <w:lang w:val="ru-RU"/>
              </w:rPr>
              <w:t xml:space="preserve">моделирования </w:t>
            </w:r>
            <w:r w:rsidR="00A41F17">
              <w:rPr>
                <w:sz w:val="24"/>
                <w:lang w:val="ru-RU"/>
              </w:rPr>
              <w:t xml:space="preserve">работы фрагмента </w:t>
            </w:r>
            <w:r w:rsidR="00A41F17" w:rsidRPr="00A41F17">
              <w:rPr>
                <w:sz w:val="24"/>
                <w:szCs w:val="24"/>
                <w:lang w:val="ru-RU"/>
              </w:rPr>
              <w:t>«Конструирование траектории» базы знаний</w:t>
            </w:r>
            <w:ins w:id="102" w:author="Sergey" w:date="2021-12-09T14:40:00Z">
              <w:r w:rsidR="00576E21">
                <w:rPr>
                  <w:sz w:val="24"/>
                  <w:szCs w:val="24"/>
                  <w:lang w:val="ru-RU"/>
                </w:rPr>
                <w:t>.</w:t>
              </w:r>
            </w:ins>
            <w:del w:id="103" w:author="Sergey" w:date="2021-12-09T14:40:00Z">
              <w:r w:rsidR="00A41F17" w:rsidRPr="00A41F17" w:rsidDel="00576E21">
                <w:rPr>
                  <w:sz w:val="24"/>
                  <w:szCs w:val="24"/>
                  <w:lang w:val="ru-RU"/>
                </w:rPr>
                <w:delText xml:space="preserve"> БОСЭС - «Возврат в строй»</w:delText>
              </w:r>
              <w:r w:rsidR="00A41F17" w:rsidDel="00576E21">
                <w:rPr>
                  <w:sz w:val="24"/>
                  <w:szCs w:val="24"/>
                  <w:lang w:val="ru-RU"/>
                </w:rPr>
                <w:delText>.</w:delText>
              </w:r>
            </w:del>
          </w:p>
        </w:tc>
        <w:tc>
          <w:tcPr>
            <w:tcW w:w="1695" w:type="dxa"/>
          </w:tcPr>
          <w:p w14:paraId="3E4858DA" w14:textId="72C758A0" w:rsidR="0017265C" w:rsidRPr="00565DEE" w:rsidRDefault="00B82B59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2</w:t>
            </w:r>
          </w:p>
        </w:tc>
      </w:tr>
      <w:tr w:rsidR="0017265C" w:rsidRPr="00565DEE" w14:paraId="2D960EB5" w14:textId="77777777" w:rsidTr="009F4972">
        <w:tc>
          <w:tcPr>
            <w:tcW w:w="807" w:type="dxa"/>
          </w:tcPr>
          <w:p w14:paraId="34C42C50" w14:textId="16EBA005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7410" w:type="dxa"/>
          </w:tcPr>
          <w:p w14:paraId="64E4C590" w14:textId="563E9B13" w:rsidR="0017265C" w:rsidRPr="00565DEE" w:rsidRDefault="00F01A9C">
            <w:pPr>
              <w:pStyle w:val="aa"/>
              <w:spacing w:line="276" w:lineRule="auto"/>
              <w:ind w:right="-1"/>
              <w:jc w:val="both"/>
              <w:rPr>
                <w:bCs/>
                <w:sz w:val="24"/>
                <w:szCs w:val="24"/>
                <w:lang w:val="ru-RU"/>
              </w:rPr>
              <w:pPrChange w:id="104" w:author="Sergey" w:date="2021-12-09T14:31:00Z">
                <w:pPr>
                  <w:pStyle w:val="aa"/>
                  <w:spacing w:line="276" w:lineRule="auto"/>
                  <w:ind w:right="-1"/>
                </w:pPr>
              </w:pPrChange>
            </w:pPr>
            <w:ins w:id="105" w:author="Sergey" w:date="2021-12-09T14:29:00Z">
              <w:r>
                <w:rPr>
                  <w:bCs/>
                  <w:sz w:val="24"/>
                  <w:szCs w:val="24"/>
                  <w:lang w:val="ru-RU"/>
                </w:rPr>
                <w:t xml:space="preserve">Оценка спроектированного </w:t>
              </w:r>
            </w:ins>
            <w:del w:id="106" w:author="Sergey" w:date="2021-12-09T14:29:00Z">
              <w:r w:rsidR="0017265C" w:rsidRPr="00565DEE" w:rsidDel="00F01A9C">
                <w:rPr>
                  <w:bCs/>
                  <w:sz w:val="24"/>
                  <w:szCs w:val="24"/>
                  <w:lang w:val="ru-RU"/>
                </w:rPr>
                <w:delText>Ре</w:delText>
              </w:r>
              <w:r w:rsidR="00D70B29" w:rsidRPr="00565DEE" w:rsidDel="00F01A9C">
                <w:rPr>
                  <w:bCs/>
                  <w:sz w:val="24"/>
                  <w:szCs w:val="24"/>
                  <w:lang w:val="ru-RU"/>
                </w:rPr>
                <w:delText>зультаты тестир</w:delText>
              </w:r>
              <w:r w:rsidR="0086639E" w:rsidRPr="00565DEE" w:rsidDel="00F01A9C">
                <w:rPr>
                  <w:bCs/>
                  <w:sz w:val="24"/>
                  <w:szCs w:val="24"/>
                  <w:lang w:val="ru-RU"/>
                </w:rPr>
                <w:delText xml:space="preserve">ования </w:delText>
              </w:r>
            </w:del>
            <w:r w:rsidR="0086639E" w:rsidRPr="00565DEE">
              <w:rPr>
                <w:bCs/>
                <w:sz w:val="24"/>
                <w:szCs w:val="24"/>
                <w:lang w:val="ru-RU"/>
              </w:rPr>
              <w:t>програ</w:t>
            </w:r>
            <w:ins w:id="107" w:author="Sergey" w:date="2021-12-09T14:30:00Z">
              <w:r>
                <w:rPr>
                  <w:bCs/>
                  <w:sz w:val="24"/>
                  <w:szCs w:val="24"/>
                  <w:lang w:val="ru-RU"/>
                </w:rPr>
                <w:t>м</w:t>
              </w:r>
            </w:ins>
            <w:r w:rsidR="0086639E" w:rsidRPr="00565DEE">
              <w:rPr>
                <w:bCs/>
                <w:sz w:val="24"/>
                <w:szCs w:val="24"/>
                <w:lang w:val="ru-RU"/>
              </w:rPr>
              <w:t>м</w:t>
            </w:r>
            <w:del w:id="108" w:author="Sergey" w:date="2021-12-09T14:30:00Z">
              <w:r w:rsidR="0086639E" w:rsidRPr="00565DEE" w:rsidDel="00F01A9C">
                <w:rPr>
                  <w:bCs/>
                  <w:sz w:val="24"/>
                  <w:szCs w:val="24"/>
                  <w:lang w:val="ru-RU"/>
                </w:rPr>
                <w:delText>м</w:delText>
              </w:r>
            </w:del>
            <w:r w:rsidR="0086639E" w:rsidRPr="00565DEE">
              <w:rPr>
                <w:bCs/>
                <w:sz w:val="24"/>
                <w:szCs w:val="24"/>
                <w:lang w:val="ru-RU"/>
              </w:rPr>
              <w:t>но</w:t>
            </w:r>
            <w:ins w:id="109" w:author="Sergey" w:date="2021-12-09T14:30:00Z">
              <w:r>
                <w:rPr>
                  <w:bCs/>
                  <w:sz w:val="24"/>
                  <w:szCs w:val="24"/>
                  <w:lang w:val="ru-RU"/>
                </w:rPr>
                <w:t>-</w:t>
              </w:r>
            </w:ins>
            <w:ins w:id="110" w:author="Sergey" w:date="2021-12-09T14:29:00Z">
              <w:r>
                <w:rPr>
                  <w:bCs/>
                  <w:sz w:val="24"/>
                  <w:szCs w:val="24"/>
                  <w:lang w:val="ru-RU"/>
                </w:rPr>
                <w:t>математиче</w:t>
              </w:r>
            </w:ins>
            <w:ins w:id="111" w:author="Sergey" w:date="2021-12-09T14:30:00Z">
              <w:r>
                <w:rPr>
                  <w:bCs/>
                  <w:sz w:val="24"/>
                  <w:szCs w:val="24"/>
                  <w:lang w:val="ru-RU"/>
                </w:rPr>
                <w:t xml:space="preserve">ского </w:t>
              </w:r>
            </w:ins>
            <w:del w:id="112" w:author="Sergey" w:date="2021-12-09T14:29:00Z">
              <w:r w:rsidR="0086639E" w:rsidRPr="00565DEE" w:rsidDel="00F01A9C">
                <w:rPr>
                  <w:bCs/>
                  <w:sz w:val="24"/>
                  <w:szCs w:val="24"/>
                  <w:lang w:val="ru-RU"/>
                </w:rPr>
                <w:delText>го обеспечения</w:delText>
              </w:r>
            </w:del>
            <w:ins w:id="113" w:author="Sergey" w:date="2021-12-09T14:30:00Z">
              <w:r>
                <w:rPr>
                  <w:bCs/>
                  <w:sz w:val="24"/>
                  <w:szCs w:val="24"/>
                  <w:lang w:val="ru-RU"/>
                </w:rPr>
                <w:t>комплекса</w:t>
              </w:r>
            </w:ins>
            <w:ins w:id="114" w:author="Sergey" w:date="2021-12-09T14:31:00Z">
              <w:r w:rsidR="0037664A">
                <w:rPr>
                  <w:bCs/>
                  <w:sz w:val="24"/>
                  <w:szCs w:val="24"/>
                  <w:lang w:val="ru-RU"/>
                </w:rPr>
                <w:t>.</w:t>
              </w:r>
            </w:ins>
          </w:p>
        </w:tc>
        <w:tc>
          <w:tcPr>
            <w:tcW w:w="1695" w:type="dxa"/>
          </w:tcPr>
          <w:p w14:paraId="377C109C" w14:textId="359D1A45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2</w:t>
            </w:r>
          </w:p>
        </w:tc>
      </w:tr>
      <w:tr w:rsidR="0017265C" w:rsidRPr="00565DEE" w14:paraId="031F9543" w14:textId="77777777" w:rsidTr="00561068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115" w:author="Sergey" w:date="2021-12-09T14:28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trHeight w:val="58"/>
        </w:trPr>
        <w:tc>
          <w:tcPr>
            <w:tcW w:w="807" w:type="dxa"/>
            <w:tcPrChange w:id="116" w:author="Sergey" w:date="2021-12-09T14:28:00Z">
              <w:tcPr>
                <w:tcW w:w="807" w:type="dxa"/>
              </w:tcPr>
            </w:tcPrChange>
          </w:tcPr>
          <w:p w14:paraId="70BF0E04" w14:textId="27C6F59F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7410" w:type="dxa"/>
            <w:tcPrChange w:id="117" w:author="Sergey" w:date="2021-12-09T14:28:00Z">
              <w:tcPr>
                <w:tcW w:w="7410" w:type="dxa"/>
              </w:tcPr>
            </w:tcPrChange>
          </w:tcPr>
          <w:p w14:paraId="6C89AE9B" w14:textId="6839CAD6" w:rsidR="0017265C" w:rsidRPr="00565DEE" w:rsidRDefault="0017265C">
            <w:pPr>
              <w:pStyle w:val="aa"/>
              <w:spacing w:line="276" w:lineRule="auto"/>
              <w:ind w:right="-1"/>
              <w:jc w:val="both"/>
              <w:rPr>
                <w:bCs/>
                <w:sz w:val="24"/>
                <w:szCs w:val="24"/>
                <w:lang w:val="ru-RU"/>
              </w:rPr>
              <w:pPrChange w:id="118" w:author="Sergey" w:date="2021-12-09T14:31:00Z">
                <w:pPr>
                  <w:pStyle w:val="aa"/>
                  <w:spacing w:line="276" w:lineRule="auto"/>
                  <w:ind w:right="-1"/>
                </w:pPr>
              </w:pPrChange>
            </w:pPr>
            <w:r w:rsidRPr="00565DEE">
              <w:rPr>
                <w:bCs/>
                <w:sz w:val="24"/>
                <w:szCs w:val="24"/>
                <w:lang w:val="ru-RU"/>
              </w:rPr>
              <w:t>Основные полученные результаты и выводы по работе</w:t>
            </w:r>
          </w:p>
        </w:tc>
        <w:tc>
          <w:tcPr>
            <w:tcW w:w="1695" w:type="dxa"/>
            <w:tcPrChange w:id="119" w:author="Sergey" w:date="2021-12-09T14:28:00Z">
              <w:tcPr>
                <w:tcW w:w="1695" w:type="dxa"/>
              </w:tcPr>
            </w:tcPrChange>
          </w:tcPr>
          <w:p w14:paraId="78FC5396" w14:textId="21BC3FE1" w:rsidR="0017265C" w:rsidRPr="00565DEE" w:rsidRDefault="0017265C" w:rsidP="00DC2943">
            <w:pPr>
              <w:pStyle w:val="aa"/>
              <w:spacing w:line="276" w:lineRule="auto"/>
              <w:ind w:right="-1"/>
              <w:jc w:val="center"/>
              <w:rPr>
                <w:bCs/>
                <w:sz w:val="24"/>
                <w:szCs w:val="24"/>
                <w:lang w:val="ru-RU"/>
              </w:rPr>
            </w:pPr>
            <w:r w:rsidRPr="00565DEE">
              <w:rPr>
                <w:bCs/>
                <w:sz w:val="24"/>
                <w:szCs w:val="24"/>
                <w:lang w:val="ru-RU"/>
              </w:rPr>
              <w:t>1</w:t>
            </w:r>
          </w:p>
        </w:tc>
      </w:tr>
      <w:tr w:rsidR="00282DF2" w:rsidRPr="00CB5FF6" w14:paraId="5F83CAB7" w14:textId="77777777" w:rsidTr="009F4972">
        <w:tc>
          <w:tcPr>
            <w:tcW w:w="807" w:type="dxa"/>
          </w:tcPr>
          <w:p w14:paraId="38D231AB" w14:textId="77777777" w:rsidR="00282DF2" w:rsidRPr="00565DEE" w:rsidRDefault="00282DF2" w:rsidP="00663580">
            <w:pPr>
              <w:pStyle w:val="aa"/>
              <w:spacing w:line="276" w:lineRule="auto"/>
              <w:ind w:right="-1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7410" w:type="dxa"/>
          </w:tcPr>
          <w:p w14:paraId="72C85173" w14:textId="77777777" w:rsidR="00282DF2" w:rsidRPr="00565DEE" w:rsidRDefault="00282DF2" w:rsidP="00663580">
            <w:pPr>
              <w:pStyle w:val="aa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565DEE">
              <w:rPr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695" w:type="dxa"/>
          </w:tcPr>
          <w:p w14:paraId="09E98AF0" w14:textId="77777777" w:rsidR="00282DF2" w:rsidRPr="00B82B59" w:rsidRDefault="00282DF2" w:rsidP="00663580">
            <w:pPr>
              <w:pStyle w:val="aa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65DEE">
              <w:rPr>
                <w:b/>
                <w:bCs/>
                <w:sz w:val="24"/>
                <w:szCs w:val="24"/>
                <w:lang w:val="ru-RU"/>
              </w:rPr>
              <w:t>10</w:t>
            </w:r>
          </w:p>
        </w:tc>
      </w:tr>
    </w:tbl>
    <w:p w14:paraId="4901B99A" w14:textId="77777777" w:rsidR="00691A10" w:rsidRDefault="00691A10" w:rsidP="00FB0671">
      <w:pPr>
        <w:pStyle w:val="aa"/>
        <w:spacing w:line="276" w:lineRule="auto"/>
        <w:rPr>
          <w:b/>
          <w:bCs/>
          <w:sz w:val="24"/>
          <w:szCs w:val="24"/>
          <w:lang w:val="ru-RU"/>
        </w:rPr>
      </w:pPr>
    </w:p>
    <w:p w14:paraId="2295A9A0" w14:textId="6F91D769" w:rsidR="00A41F17" w:rsidRPr="00B42C02" w:rsidRDefault="00420254" w:rsidP="00FB0671">
      <w:pPr>
        <w:pStyle w:val="aa"/>
        <w:spacing w:line="276" w:lineRule="auto"/>
        <w:rPr>
          <w:sz w:val="24"/>
          <w:szCs w:val="24"/>
          <w:lang w:val="ru-RU"/>
          <w:rPrChange w:id="120" w:author="Sergey" w:date="2021-12-06T20:53:00Z">
            <w:rPr>
              <w:b/>
              <w:bCs/>
              <w:sz w:val="24"/>
              <w:szCs w:val="24"/>
              <w:lang w:val="ru-RU"/>
            </w:rPr>
          </w:rPrChange>
        </w:rPr>
      </w:pPr>
      <w:r w:rsidRPr="00FB0671">
        <w:rPr>
          <w:b/>
          <w:bCs/>
          <w:sz w:val="24"/>
          <w:szCs w:val="24"/>
          <w:lang w:val="ru-RU"/>
        </w:rPr>
        <w:t>6. Исходные материалы и пособия</w:t>
      </w:r>
    </w:p>
    <w:p w14:paraId="76BA37E2" w14:textId="0C20CEBF" w:rsidR="00A41F17" w:rsidRPr="00A41F17" w:rsidDel="00090F96" w:rsidRDefault="00A41F17" w:rsidP="001170F4">
      <w:pPr>
        <w:numPr>
          <w:ilvl w:val="0"/>
          <w:numId w:val="6"/>
        </w:numPr>
        <w:spacing w:after="0" w:line="240" w:lineRule="auto"/>
        <w:ind w:left="0" w:firstLine="284"/>
        <w:jc w:val="both"/>
        <w:rPr>
          <w:del w:id="121" w:author="Sergey" w:date="2021-12-09T14:43:00Z"/>
          <w:rFonts w:ascii="Times New Roman" w:hAnsi="Times New Roman"/>
          <w:b/>
          <w:sz w:val="24"/>
          <w:szCs w:val="24"/>
        </w:rPr>
      </w:pPr>
      <w:commentRangeStart w:id="122"/>
      <w:del w:id="123" w:author="Sergey" w:date="2021-12-09T14:43:00Z">
        <w:r w:rsidRPr="00B42C02" w:rsidDel="00090F96">
          <w:rPr>
            <w:rFonts w:ascii="Times New Roman" w:hAnsi="Times New Roman"/>
            <w:sz w:val="24"/>
            <w:szCs w:val="24"/>
          </w:rPr>
          <w:delText>Федунов Б.Е. Бортовые интеллектуальные системы тактического уровня для антр</w:delText>
        </w:r>
        <w:r w:rsidRPr="00A41F17" w:rsidDel="00090F96">
          <w:rPr>
            <w:rFonts w:ascii="Times New Roman" w:hAnsi="Times New Roman"/>
            <w:sz w:val="24"/>
            <w:szCs w:val="24"/>
          </w:rPr>
          <w:delText>опоцентрических объектов</w:delText>
        </w:r>
      </w:del>
      <w:del w:id="124" w:author="Sergey" w:date="2021-12-09T14:41:00Z">
        <w:r w:rsidRPr="00A41F17" w:rsidDel="00576E21">
          <w:rPr>
            <w:rFonts w:ascii="Times New Roman" w:hAnsi="Times New Roman"/>
            <w:sz w:val="24"/>
            <w:szCs w:val="24"/>
          </w:rPr>
          <w:delText xml:space="preserve"> (примеры для пилотируемых летательных аппаратов). </w:delText>
        </w:r>
      </w:del>
      <w:del w:id="125" w:author="Sergey" w:date="2021-12-09T14:43:00Z">
        <w:r w:rsidRPr="00A41F17" w:rsidDel="00090F96">
          <w:rPr>
            <w:rFonts w:ascii="Times New Roman" w:hAnsi="Times New Roman"/>
            <w:sz w:val="24"/>
            <w:szCs w:val="24"/>
          </w:rPr>
          <w:delText>Москва, изд. Де Либри. 2018. 246 с.</w:delText>
        </w:r>
      </w:del>
    </w:p>
    <w:p w14:paraId="628F0079" w14:textId="3541ED75" w:rsidR="00FB0671" w:rsidRPr="001170F4" w:rsidRDefault="00A41F17" w:rsidP="001170F4">
      <w:pPr>
        <w:pStyle w:val="a4"/>
        <w:numPr>
          <w:ilvl w:val="0"/>
          <w:numId w:val="6"/>
        </w:numPr>
        <w:spacing w:after="0" w:line="240" w:lineRule="auto"/>
        <w:ind w:left="0" w:firstLine="284"/>
        <w:jc w:val="both"/>
        <w:rPr>
          <w:sz w:val="24"/>
          <w:szCs w:val="24"/>
        </w:rPr>
      </w:pPr>
      <w:r w:rsidRPr="001170F4">
        <w:rPr>
          <w:rFonts w:ascii="Times New Roman" w:hAnsi="Times New Roman" w:cs="Times New Roman"/>
          <w:sz w:val="24"/>
          <w:szCs w:val="24"/>
        </w:rPr>
        <w:t xml:space="preserve">Федунов Б.Е., </w:t>
      </w:r>
      <w:proofErr w:type="spellStart"/>
      <w:r w:rsidRPr="001170F4">
        <w:rPr>
          <w:rFonts w:ascii="Times New Roman" w:hAnsi="Times New Roman" w:cs="Times New Roman"/>
          <w:sz w:val="24"/>
          <w:szCs w:val="24"/>
        </w:rPr>
        <w:t>Пляцовой</w:t>
      </w:r>
      <w:proofErr w:type="spellEnd"/>
      <w:r w:rsidRPr="001170F4">
        <w:rPr>
          <w:rFonts w:ascii="Times New Roman" w:hAnsi="Times New Roman" w:cs="Times New Roman"/>
          <w:sz w:val="24"/>
          <w:szCs w:val="24"/>
        </w:rPr>
        <w:t xml:space="preserve"> А.А. Возврат группы в строй истребителей, выполняющих генеральную задачу вылета «Сопровождение воздушных ударных сил»: логика работы системы «Летчик бортовая аппаратура» на этапе полета «Маршрут-1». Труды </w:t>
      </w:r>
      <w:proofErr w:type="spellStart"/>
      <w:r w:rsidRPr="001170F4">
        <w:rPr>
          <w:rFonts w:ascii="Times New Roman" w:hAnsi="Times New Roman" w:cs="Times New Roman"/>
          <w:sz w:val="24"/>
          <w:szCs w:val="24"/>
        </w:rPr>
        <w:t>ГосНИИАС</w:t>
      </w:r>
      <w:proofErr w:type="spellEnd"/>
      <w:r w:rsidRPr="001170F4">
        <w:rPr>
          <w:rFonts w:ascii="Times New Roman" w:hAnsi="Times New Roman" w:cs="Times New Roman"/>
          <w:sz w:val="24"/>
          <w:szCs w:val="24"/>
        </w:rPr>
        <w:t xml:space="preserve">. Вопросы авионики. Выпуск 7 (40), </w:t>
      </w:r>
      <w:r w:rsidR="000C5F59" w:rsidRPr="001170F4">
        <w:rPr>
          <w:rFonts w:ascii="Times New Roman" w:hAnsi="Times New Roman" w:cs="Times New Roman"/>
          <w:sz w:val="24"/>
          <w:szCs w:val="24"/>
        </w:rPr>
        <w:t>2018.</w:t>
      </w:r>
      <w:r w:rsidR="000C5F59">
        <w:rPr>
          <w:rFonts w:ascii="Times New Roman" w:hAnsi="Times New Roman" w:cs="Times New Roman"/>
          <w:sz w:val="24"/>
          <w:szCs w:val="24"/>
        </w:rPr>
        <w:t xml:space="preserve"> </w:t>
      </w:r>
      <w:ins w:id="126" w:author="Неретин Евгений Сергеевич" w:date="2021-12-05T10:34:00Z">
        <w:r w:rsidR="0021661E">
          <w:rPr>
            <w:rFonts w:ascii="Times New Roman" w:hAnsi="Times New Roman" w:cs="Times New Roman"/>
            <w:sz w:val="24"/>
            <w:szCs w:val="24"/>
          </w:rPr>
          <w:softHyphen/>
          <w:t xml:space="preserve"> с</w:t>
        </w:r>
      </w:ins>
      <w:del w:id="127" w:author="Неретин Евгений Сергеевич" w:date="2021-12-05T10:34:00Z">
        <w:r w:rsidR="000C5F59" w:rsidDel="0021661E">
          <w:rPr>
            <w:rFonts w:ascii="Times New Roman" w:hAnsi="Times New Roman" w:cs="Times New Roman"/>
            <w:sz w:val="24"/>
            <w:szCs w:val="24"/>
          </w:rPr>
          <w:delText>Стр</w:delText>
        </w:r>
      </w:del>
      <w:r w:rsidR="000C5F59">
        <w:rPr>
          <w:rFonts w:ascii="Times New Roman" w:hAnsi="Times New Roman" w:cs="Times New Roman"/>
          <w:sz w:val="24"/>
          <w:szCs w:val="24"/>
        </w:rPr>
        <w:t>.</w:t>
      </w:r>
      <w:r w:rsidRPr="001170F4">
        <w:rPr>
          <w:rFonts w:ascii="Times New Roman" w:hAnsi="Times New Roman" w:cs="Times New Roman"/>
          <w:sz w:val="24"/>
          <w:szCs w:val="24"/>
        </w:rPr>
        <w:t xml:space="preserve">16-31. </w:t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  <w:r w:rsidR="00FB0671" w:rsidRPr="001170F4">
        <w:rPr>
          <w:sz w:val="24"/>
          <w:szCs w:val="24"/>
        </w:rPr>
        <w:tab/>
      </w:r>
    </w:p>
    <w:p w14:paraId="6B210DAA" w14:textId="0EF35546" w:rsidR="00D83D6F" w:rsidRDefault="00D83D6F" w:rsidP="001170F4">
      <w:pPr>
        <w:pStyle w:val="aa"/>
        <w:numPr>
          <w:ilvl w:val="0"/>
          <w:numId w:val="6"/>
        </w:numPr>
        <w:tabs>
          <w:tab w:val="left" w:pos="284"/>
        </w:tabs>
        <w:ind w:left="0" w:firstLine="284"/>
        <w:jc w:val="both"/>
        <w:rPr>
          <w:sz w:val="24"/>
          <w:szCs w:val="24"/>
          <w:lang w:val="ru-RU"/>
        </w:rPr>
      </w:pPr>
      <w:r w:rsidRPr="00EA4C33">
        <w:rPr>
          <w:sz w:val="24"/>
          <w:szCs w:val="24"/>
          <w:lang w:val="ru-RU"/>
        </w:rPr>
        <w:t>Квалификационные требования. Часть 178С. Требования к программному обеспечению бортовой аппаратуры и систем при сертификации авиационной техники, 2016. – 106 с.</w:t>
      </w:r>
      <w:commentRangeEnd w:id="122"/>
      <w:r w:rsidR="000D0AD5">
        <w:rPr>
          <w:rStyle w:val="ab"/>
          <w:rFonts w:ascii="Calibri" w:hAnsi="Calibri"/>
          <w:lang w:val="ru-RU"/>
        </w:rPr>
        <w:commentReference w:id="122"/>
      </w:r>
    </w:p>
    <w:p w14:paraId="281B1D5F" w14:textId="33428F2B" w:rsidR="00691A10" w:rsidDel="006B57A5" w:rsidRDefault="00691A10" w:rsidP="00691A10">
      <w:pPr>
        <w:pStyle w:val="aa"/>
        <w:tabs>
          <w:tab w:val="left" w:pos="284"/>
        </w:tabs>
        <w:jc w:val="both"/>
        <w:rPr>
          <w:del w:id="128" w:author="Sergey" w:date="2021-12-07T11:55:00Z"/>
          <w:sz w:val="24"/>
          <w:szCs w:val="24"/>
          <w:lang w:val="ru-RU"/>
        </w:rPr>
      </w:pPr>
    </w:p>
    <w:p w14:paraId="1B7B2D4E" w14:textId="5F85C427" w:rsidR="00691A10" w:rsidDel="006B57A5" w:rsidRDefault="00691A10" w:rsidP="00691A10">
      <w:pPr>
        <w:pStyle w:val="aa"/>
        <w:tabs>
          <w:tab w:val="left" w:pos="284"/>
        </w:tabs>
        <w:jc w:val="both"/>
        <w:rPr>
          <w:del w:id="129" w:author="Sergey" w:date="2021-12-07T11:55:00Z"/>
          <w:sz w:val="24"/>
          <w:szCs w:val="24"/>
          <w:lang w:val="ru-RU"/>
        </w:rPr>
      </w:pPr>
    </w:p>
    <w:p w14:paraId="29C2FC90" w14:textId="77777777" w:rsidR="00691A10" w:rsidDel="00576E21" w:rsidRDefault="00691A10" w:rsidP="00691A10">
      <w:pPr>
        <w:pStyle w:val="aa"/>
        <w:tabs>
          <w:tab w:val="left" w:pos="284"/>
        </w:tabs>
        <w:jc w:val="both"/>
        <w:rPr>
          <w:del w:id="130" w:author="Sergey" w:date="2021-12-09T14:42:00Z"/>
          <w:sz w:val="24"/>
          <w:szCs w:val="24"/>
          <w:lang w:val="ru-RU"/>
        </w:rPr>
      </w:pPr>
    </w:p>
    <w:p w14:paraId="11AC2251" w14:textId="77777777" w:rsidR="00D83D6F" w:rsidRPr="00EA4C33" w:rsidRDefault="00D83D6F">
      <w:pPr>
        <w:pStyle w:val="aa"/>
        <w:tabs>
          <w:tab w:val="left" w:pos="284"/>
        </w:tabs>
        <w:jc w:val="both"/>
        <w:rPr>
          <w:sz w:val="24"/>
          <w:szCs w:val="24"/>
          <w:lang w:val="ru-RU"/>
        </w:rPr>
        <w:pPrChange w:id="131" w:author="Sergey" w:date="2021-12-09T14:42:00Z">
          <w:pPr>
            <w:pStyle w:val="aa"/>
            <w:tabs>
              <w:tab w:val="left" w:pos="284"/>
            </w:tabs>
            <w:ind w:left="170"/>
            <w:jc w:val="both"/>
          </w:pPr>
        </w:pPrChange>
      </w:pPr>
    </w:p>
    <w:p w14:paraId="71C38884" w14:textId="77777777" w:rsidR="00420254" w:rsidRPr="00CB5FF6" w:rsidRDefault="00420254" w:rsidP="0051024A">
      <w:pPr>
        <w:ind w:right="-1"/>
        <w:rPr>
          <w:rFonts w:ascii="Times New Roman" w:hAnsi="Times New Roman"/>
          <w:b/>
          <w:sz w:val="24"/>
        </w:rPr>
      </w:pPr>
      <w:commentRangeStart w:id="132"/>
      <w:r w:rsidRPr="00CB5FF6">
        <w:rPr>
          <w:rFonts w:ascii="Times New Roman" w:hAnsi="Times New Roman"/>
          <w:b/>
          <w:sz w:val="24"/>
        </w:rPr>
        <w:t>7. Консультанты по работе с указанием относящихся к ним разделов работы</w:t>
      </w:r>
      <w:commentRangeEnd w:id="132"/>
      <w:r w:rsidR="00C13EB6">
        <w:rPr>
          <w:rStyle w:val="ab"/>
        </w:rPr>
        <w:commentReference w:id="132"/>
      </w:r>
    </w:p>
    <w:tbl>
      <w:tblPr>
        <w:tblW w:w="10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0"/>
        <w:gridCol w:w="3905"/>
        <w:gridCol w:w="2410"/>
        <w:tblGridChange w:id="133">
          <w:tblGrid>
            <w:gridCol w:w="3820"/>
            <w:gridCol w:w="3905"/>
            <w:gridCol w:w="2410"/>
          </w:tblGrid>
        </w:tblGridChange>
      </w:tblGrid>
      <w:tr w:rsidR="00420254" w:rsidRPr="00CB5FF6" w14:paraId="000FD9D6" w14:textId="77777777" w:rsidTr="00502A03">
        <w:tc>
          <w:tcPr>
            <w:tcW w:w="3820" w:type="dxa"/>
            <w:vMerge w:val="restart"/>
            <w:vAlign w:val="center"/>
          </w:tcPr>
          <w:p w14:paraId="755925AA" w14:textId="77777777" w:rsidR="00420254" w:rsidRPr="00CB5FF6" w:rsidRDefault="00420254" w:rsidP="00CD3E25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  <w:r w:rsidRPr="00CB5FF6">
              <w:rPr>
                <w:rFonts w:ascii="Times New Roman" w:hAnsi="Times New Roman"/>
                <w:sz w:val="24"/>
              </w:rPr>
              <w:t>Раздел</w:t>
            </w:r>
          </w:p>
        </w:tc>
        <w:tc>
          <w:tcPr>
            <w:tcW w:w="3905" w:type="dxa"/>
            <w:vMerge w:val="restart"/>
            <w:vAlign w:val="center"/>
          </w:tcPr>
          <w:p w14:paraId="7806D261" w14:textId="77777777" w:rsidR="00420254" w:rsidRPr="00CB5FF6" w:rsidRDefault="00420254" w:rsidP="00CD3E25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  <w:r w:rsidRPr="00CB5FF6">
              <w:rPr>
                <w:rFonts w:ascii="Times New Roman" w:hAnsi="Times New Roman"/>
                <w:sz w:val="24"/>
              </w:rPr>
              <w:t>Консультант</w:t>
            </w:r>
          </w:p>
        </w:tc>
        <w:tc>
          <w:tcPr>
            <w:tcW w:w="2410" w:type="dxa"/>
          </w:tcPr>
          <w:p w14:paraId="38C1DB89" w14:textId="77777777" w:rsidR="00420254" w:rsidRPr="00CB5FF6" w:rsidRDefault="00420254" w:rsidP="0051024A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  <w:r w:rsidRPr="00CB5FF6">
              <w:rPr>
                <w:rFonts w:ascii="Times New Roman" w:hAnsi="Times New Roman"/>
                <w:sz w:val="24"/>
              </w:rPr>
              <w:t>Подпись, дата</w:t>
            </w:r>
          </w:p>
        </w:tc>
      </w:tr>
      <w:tr w:rsidR="00420254" w:rsidRPr="00CB5FF6" w14:paraId="3BB4CA37" w14:textId="77777777" w:rsidTr="00502A03">
        <w:tc>
          <w:tcPr>
            <w:tcW w:w="3820" w:type="dxa"/>
            <w:vMerge/>
          </w:tcPr>
          <w:p w14:paraId="7B2489A8" w14:textId="77777777" w:rsidR="00420254" w:rsidRPr="00CB5FF6" w:rsidRDefault="00420254" w:rsidP="0051024A">
            <w:pPr>
              <w:spacing w:after="0"/>
              <w:ind w:right="-1"/>
              <w:rPr>
                <w:rFonts w:ascii="Times New Roman" w:hAnsi="Times New Roman"/>
                <w:sz w:val="24"/>
              </w:rPr>
            </w:pPr>
          </w:p>
        </w:tc>
        <w:tc>
          <w:tcPr>
            <w:tcW w:w="3905" w:type="dxa"/>
            <w:vMerge/>
          </w:tcPr>
          <w:p w14:paraId="43C1E499" w14:textId="77777777" w:rsidR="00420254" w:rsidRPr="00CB5FF6" w:rsidRDefault="00420254" w:rsidP="0051024A">
            <w:pPr>
              <w:spacing w:after="0"/>
              <w:ind w:right="-1"/>
              <w:rPr>
                <w:rFonts w:ascii="Times New Roman" w:hAnsi="Times New Roman"/>
                <w:sz w:val="24"/>
              </w:rPr>
            </w:pPr>
          </w:p>
        </w:tc>
        <w:tc>
          <w:tcPr>
            <w:tcW w:w="2410" w:type="dxa"/>
          </w:tcPr>
          <w:p w14:paraId="006B9EB9" w14:textId="77777777" w:rsidR="00420254" w:rsidRPr="00CB5FF6" w:rsidRDefault="00420254" w:rsidP="0051024A">
            <w:pPr>
              <w:spacing w:after="0"/>
              <w:ind w:right="-1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Задание выдал</w:t>
            </w:r>
          </w:p>
        </w:tc>
      </w:tr>
      <w:tr w:rsidR="009C766B" w:rsidRPr="00CB5FF6" w14:paraId="302EF125" w14:textId="77777777" w:rsidTr="00502A03">
        <w:tc>
          <w:tcPr>
            <w:tcW w:w="3820" w:type="dxa"/>
            <w:vAlign w:val="center"/>
          </w:tcPr>
          <w:p w14:paraId="21BE83DD" w14:textId="5721D6A3" w:rsidR="009C766B" w:rsidRPr="00231B93" w:rsidRDefault="00DC2943" w:rsidP="00D64F1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Введение, заключение, </w:t>
            </w:r>
            <w:r w:rsidR="00D64F12">
              <w:rPr>
                <w:rFonts w:ascii="Times New Roman" w:hAnsi="Times New Roman"/>
              </w:rPr>
              <w:t>алгоритмы.</w:t>
            </w:r>
          </w:p>
        </w:tc>
        <w:tc>
          <w:tcPr>
            <w:tcW w:w="3905" w:type="dxa"/>
            <w:vAlign w:val="center"/>
          </w:tcPr>
          <w:p w14:paraId="24D57919" w14:textId="63FEE63B" w:rsidR="009C766B" w:rsidRPr="000E0642" w:rsidRDefault="00AE266E" w:rsidP="008C40C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Федунов Б</w:t>
            </w:r>
            <w:r w:rsidRPr="00CC6C19">
              <w:rPr>
                <w:rFonts w:ascii="Times New Roman" w:hAnsi="Times New Roman"/>
                <w:sz w:val="24"/>
              </w:rPr>
              <w:t xml:space="preserve">. </w:t>
            </w:r>
            <w:r>
              <w:rPr>
                <w:rFonts w:ascii="Times New Roman" w:hAnsi="Times New Roman"/>
                <w:sz w:val="24"/>
              </w:rPr>
              <w:t>Е</w:t>
            </w:r>
          </w:p>
        </w:tc>
        <w:tc>
          <w:tcPr>
            <w:tcW w:w="2410" w:type="dxa"/>
          </w:tcPr>
          <w:p w14:paraId="2C937652" w14:textId="77777777" w:rsidR="009C766B" w:rsidRPr="00CB5FF6" w:rsidRDefault="009C766B" w:rsidP="0051024A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9C766B" w:rsidRPr="00CB5FF6" w14:paraId="4AC354F6" w14:textId="77777777" w:rsidTr="00502A03">
        <w:tc>
          <w:tcPr>
            <w:tcW w:w="3820" w:type="dxa"/>
            <w:vAlign w:val="center"/>
          </w:tcPr>
          <w:p w14:paraId="13E5EB9D" w14:textId="77777777" w:rsidR="009C766B" w:rsidRPr="00231B93" w:rsidRDefault="009C766B" w:rsidP="0009022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Специальная часть</w:t>
            </w:r>
          </w:p>
        </w:tc>
        <w:tc>
          <w:tcPr>
            <w:tcW w:w="3905" w:type="dxa"/>
            <w:vAlign w:val="center"/>
          </w:tcPr>
          <w:p w14:paraId="768CB156" w14:textId="39F17A0B" w:rsidR="009C766B" w:rsidRPr="00CC6C19" w:rsidRDefault="001170F4" w:rsidP="001170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Федунов Б.</w:t>
            </w:r>
            <w:ins w:id="134" w:author="Неретин Евгений Сергеевич" w:date="2021-12-05T10:39:00Z">
              <w:r w:rsidR="00C13EB6">
                <w:rPr>
                  <w:rFonts w:ascii="Times New Roman" w:hAnsi="Times New Roman"/>
                  <w:sz w:val="24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</w:rPr>
              <w:t>Е.</w:t>
            </w:r>
          </w:p>
        </w:tc>
        <w:tc>
          <w:tcPr>
            <w:tcW w:w="2410" w:type="dxa"/>
          </w:tcPr>
          <w:p w14:paraId="0E7C1F24" w14:textId="77777777" w:rsidR="009C766B" w:rsidRPr="00CB5FF6" w:rsidRDefault="009C766B" w:rsidP="0051024A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9C766B" w:rsidRPr="00CB5FF6" w14:paraId="051E2729" w14:textId="77777777" w:rsidTr="007E328B">
        <w:tblPrEx>
          <w:tblW w:w="10135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35" w:author="Sergey" w:date="2021-12-06T20:44:00Z">
            <w:tblPrEx>
              <w:tblW w:w="10135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c>
          <w:tcPr>
            <w:tcW w:w="3820" w:type="dxa"/>
            <w:vAlign w:val="center"/>
            <w:tcPrChange w:id="136" w:author="Sergey" w:date="2021-12-06T20:44:00Z">
              <w:tcPr>
                <w:tcW w:w="3820" w:type="dxa"/>
                <w:vAlign w:val="center"/>
              </w:tcPr>
            </w:tcPrChange>
          </w:tcPr>
          <w:p w14:paraId="429F33A3" w14:textId="77777777" w:rsidR="009C766B" w:rsidRPr="00231B93" w:rsidRDefault="009C766B" w:rsidP="00090220">
            <w:pPr>
              <w:spacing w:after="0" w:line="240" w:lineRule="auto"/>
              <w:rPr>
                <w:rFonts w:ascii="Times New Roman" w:hAnsi="Times New Roman"/>
              </w:rPr>
            </w:pPr>
            <w:r w:rsidRPr="001B0797">
              <w:rPr>
                <w:rFonts w:ascii="Times New Roman" w:hAnsi="Times New Roman"/>
              </w:rPr>
              <w:t>Организационно-экономическая часть</w:t>
            </w:r>
          </w:p>
        </w:tc>
        <w:tc>
          <w:tcPr>
            <w:tcW w:w="3905" w:type="dxa"/>
            <w:shd w:val="clear" w:color="auto" w:fill="auto"/>
            <w:vAlign w:val="center"/>
            <w:tcPrChange w:id="137" w:author="Sergey" w:date="2021-12-06T20:44:00Z">
              <w:tcPr>
                <w:tcW w:w="3905" w:type="dxa"/>
                <w:vAlign w:val="center"/>
              </w:tcPr>
            </w:tcPrChange>
          </w:tcPr>
          <w:p w14:paraId="708CDEFC" w14:textId="400D9F8B" w:rsidR="009C766B" w:rsidRPr="007E328B" w:rsidRDefault="00924003" w:rsidP="000902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rPrChange w:id="138" w:author="Sergey" w:date="2021-12-06T20:44:00Z">
                  <w:rPr>
                    <w:rFonts w:ascii="Times New Roman" w:hAnsi="Times New Roman"/>
                    <w:sz w:val="24"/>
                    <w:highlight w:val="yellow"/>
                  </w:rPr>
                </w:rPrChange>
              </w:rPr>
            </w:pPr>
            <w:ins w:id="139" w:author="Sergey" w:date="2021-12-06T15:03:00Z">
              <w:r w:rsidRPr="007E328B">
                <w:rPr>
                  <w:rFonts w:ascii="Times New Roman" w:hAnsi="Times New Roman"/>
                  <w:sz w:val="24"/>
                  <w:rPrChange w:id="140" w:author="Sergey" w:date="2021-12-06T20:44:00Z">
                    <w:rPr>
                      <w:rFonts w:ascii="Times New Roman" w:hAnsi="Times New Roman"/>
                      <w:sz w:val="24"/>
                      <w:highlight w:val="yellow"/>
                    </w:rPr>
                  </w:rPrChange>
                </w:rPr>
                <w:t>Фролов А.</w:t>
              </w:r>
            </w:ins>
            <w:ins w:id="141" w:author="Sergey" w:date="2021-12-06T20:43:00Z">
              <w:r w:rsidR="007E328B" w:rsidRPr="007E328B">
                <w:rPr>
                  <w:rFonts w:ascii="Times New Roman" w:hAnsi="Times New Roman"/>
                  <w:sz w:val="24"/>
                  <w:rPrChange w:id="142" w:author="Sergey" w:date="2021-12-06T20:44:00Z">
                    <w:rPr>
                      <w:rFonts w:ascii="Times New Roman" w:hAnsi="Times New Roman"/>
                      <w:sz w:val="24"/>
                      <w:highlight w:val="yellow"/>
                    </w:rPr>
                  </w:rPrChange>
                </w:rPr>
                <w:t>М.</w:t>
              </w:r>
            </w:ins>
          </w:p>
        </w:tc>
        <w:tc>
          <w:tcPr>
            <w:tcW w:w="2410" w:type="dxa"/>
            <w:tcPrChange w:id="143" w:author="Sergey" w:date="2021-12-06T20:44:00Z">
              <w:tcPr>
                <w:tcW w:w="2410" w:type="dxa"/>
              </w:tcPr>
            </w:tcPrChange>
          </w:tcPr>
          <w:p w14:paraId="67536387" w14:textId="77777777" w:rsidR="009C766B" w:rsidRPr="00CB5FF6" w:rsidRDefault="009C766B" w:rsidP="0051024A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9C766B" w:rsidRPr="00CB5FF6" w14:paraId="6E990A63" w14:textId="77777777" w:rsidTr="00502A03">
        <w:tc>
          <w:tcPr>
            <w:tcW w:w="3820" w:type="dxa"/>
            <w:vAlign w:val="center"/>
          </w:tcPr>
          <w:p w14:paraId="70D0FFB2" w14:textId="77777777" w:rsidR="009C766B" w:rsidRPr="00231B93" w:rsidRDefault="009C766B" w:rsidP="0009022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Охрана труда и окружающей среды</w:t>
            </w:r>
          </w:p>
        </w:tc>
        <w:tc>
          <w:tcPr>
            <w:tcW w:w="3905" w:type="dxa"/>
            <w:vAlign w:val="center"/>
          </w:tcPr>
          <w:p w14:paraId="1CEE4B86" w14:textId="578A8427" w:rsidR="009C766B" w:rsidRPr="007E328B" w:rsidRDefault="007E328B" w:rsidP="00BD03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  <w:rPrChange w:id="144" w:author="Sergey" w:date="2021-12-06T20:44:00Z">
                  <w:rPr>
                    <w:rFonts w:ascii="Times New Roman" w:hAnsi="Times New Roman"/>
                    <w:sz w:val="24"/>
                  </w:rPr>
                </w:rPrChange>
              </w:rPr>
            </w:pPr>
            <w:ins w:id="145" w:author="Sergey" w:date="2021-12-06T20:43:00Z">
              <w:r>
                <w:rPr>
                  <w:rFonts w:ascii="Times New Roman" w:hAnsi="Times New Roman"/>
                  <w:sz w:val="24"/>
                </w:rPr>
                <w:t xml:space="preserve">Юлдашев </w:t>
              </w:r>
            </w:ins>
            <w:ins w:id="146" w:author="Sergey" w:date="2021-12-06T20:44:00Z">
              <w:r>
                <w:rPr>
                  <w:rFonts w:ascii="Times New Roman" w:hAnsi="Times New Roman"/>
                  <w:sz w:val="24"/>
                  <w:lang w:val="en-US"/>
                </w:rPr>
                <w:t>A.A.</w:t>
              </w:r>
            </w:ins>
          </w:p>
        </w:tc>
        <w:tc>
          <w:tcPr>
            <w:tcW w:w="2410" w:type="dxa"/>
          </w:tcPr>
          <w:p w14:paraId="7CD410E5" w14:textId="77777777" w:rsidR="009C766B" w:rsidRPr="00CB5FF6" w:rsidRDefault="009C766B" w:rsidP="0051024A">
            <w:pPr>
              <w:spacing w:after="0"/>
              <w:ind w:right="-1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00307912" w14:textId="77777777" w:rsidR="00420254" w:rsidRPr="00CB5FF6" w:rsidRDefault="00420254" w:rsidP="0051024A">
      <w:pPr>
        <w:ind w:right="-1"/>
        <w:jc w:val="center"/>
        <w:rPr>
          <w:rFonts w:ascii="Times New Roman" w:hAnsi="Times New Roman"/>
          <w:b/>
          <w:sz w:val="16"/>
        </w:rPr>
      </w:pPr>
    </w:p>
    <w:p w14:paraId="5EA159D0" w14:textId="29CB63FC" w:rsidR="00420254" w:rsidRPr="00CB5FF6" w:rsidRDefault="00420254" w:rsidP="0051024A">
      <w:pPr>
        <w:ind w:right="-1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8. Дата выдачи задания</w:t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CC6C19" w:rsidRPr="00872506">
        <w:rPr>
          <w:rFonts w:ascii="Times New Roman" w:hAnsi="Times New Roman"/>
          <w:sz w:val="24"/>
          <w:u w:val="single"/>
        </w:rPr>
        <w:t>29</w:t>
      </w:r>
      <w:r w:rsidR="00CD3E25">
        <w:rPr>
          <w:rFonts w:ascii="Times New Roman" w:hAnsi="Times New Roman"/>
          <w:sz w:val="24"/>
          <w:u w:val="single"/>
        </w:rPr>
        <w:t>.09</w:t>
      </w:r>
      <w:r w:rsidR="009C766B">
        <w:rPr>
          <w:rFonts w:ascii="Times New Roman" w:hAnsi="Times New Roman"/>
          <w:sz w:val="24"/>
          <w:u w:val="single"/>
        </w:rPr>
        <w:t>.20</w:t>
      </w:r>
      <w:r w:rsidR="00DD5E99">
        <w:rPr>
          <w:rFonts w:ascii="Times New Roman" w:hAnsi="Times New Roman"/>
          <w:sz w:val="24"/>
          <w:u w:val="single"/>
        </w:rPr>
        <w:t>2</w:t>
      </w:r>
      <w:r w:rsidR="00FB215C">
        <w:rPr>
          <w:rFonts w:ascii="Times New Roman" w:hAnsi="Times New Roman"/>
          <w:sz w:val="24"/>
          <w:u w:val="single"/>
        </w:rPr>
        <w:t>1</w:t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</w:p>
    <w:p w14:paraId="6EFF7C31" w14:textId="1121F382" w:rsidR="00420254" w:rsidRPr="00CB5FF6" w:rsidRDefault="00420254">
      <w:pPr>
        <w:tabs>
          <w:tab w:val="left" w:pos="2410"/>
        </w:tabs>
        <w:spacing w:after="0" w:line="240" w:lineRule="auto"/>
        <w:ind w:firstLine="1701"/>
        <w:rPr>
          <w:rFonts w:ascii="Times New Roman" w:hAnsi="Times New Roman"/>
          <w:sz w:val="24"/>
        </w:rPr>
        <w:pPrChange w:id="147" w:author="Неретин Евгений Сергеевич" w:date="2021-12-05T10:34:00Z">
          <w:pPr>
            <w:tabs>
              <w:tab w:val="left" w:pos="2835"/>
            </w:tabs>
            <w:spacing w:after="0" w:line="240" w:lineRule="auto"/>
            <w:ind w:firstLine="1701"/>
          </w:pPr>
        </w:pPrChange>
      </w:pPr>
      <w:r w:rsidRPr="00CB5FF6">
        <w:rPr>
          <w:rFonts w:ascii="Times New Roman" w:hAnsi="Times New Roman"/>
          <w:sz w:val="24"/>
        </w:rPr>
        <w:tab/>
        <w:t>Руководитель</w:t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r w:rsidR="0051024A">
        <w:rPr>
          <w:rFonts w:ascii="Times New Roman" w:hAnsi="Times New Roman"/>
          <w:sz w:val="24"/>
          <w:u w:val="single"/>
        </w:rPr>
        <w:tab/>
      </w:r>
      <w:ins w:id="148" w:author="Неретин Евгений Сергеевич" w:date="2021-12-05T10:38:00Z">
        <w:r w:rsidR="000D0AD5">
          <w:rPr>
            <w:rFonts w:ascii="Times New Roman" w:hAnsi="Times New Roman"/>
            <w:sz w:val="24"/>
            <w:u w:val="single"/>
          </w:rPr>
          <w:tab/>
        </w:r>
        <w:r w:rsidR="000D0AD5">
          <w:rPr>
            <w:rFonts w:ascii="Times New Roman" w:hAnsi="Times New Roman"/>
            <w:sz w:val="24"/>
            <w:u w:val="single"/>
          </w:rPr>
          <w:tab/>
        </w:r>
      </w:ins>
      <w:ins w:id="149" w:author="Sergey" w:date="2021-12-09T14:37:00Z">
        <w:r w:rsidR="00A51A2C">
          <w:rPr>
            <w:rFonts w:ascii="Times New Roman" w:hAnsi="Times New Roman"/>
            <w:sz w:val="24"/>
            <w:u w:val="single"/>
          </w:rPr>
          <w:t xml:space="preserve">   </w:t>
        </w:r>
      </w:ins>
      <w:del w:id="150" w:author="Неретин Евгений Сергеевич" w:date="2021-12-05T10:39:00Z">
        <w:r w:rsidR="00502A03" w:rsidDel="000D0AD5">
          <w:rPr>
            <w:rFonts w:ascii="Times New Roman" w:hAnsi="Times New Roman"/>
            <w:sz w:val="24"/>
            <w:u w:val="single"/>
          </w:rPr>
          <w:delText>(</w:delText>
        </w:r>
      </w:del>
      <w:r w:rsidR="00502A03">
        <w:rPr>
          <w:rFonts w:ascii="Times New Roman" w:hAnsi="Times New Roman"/>
          <w:sz w:val="24"/>
          <w:u w:val="single"/>
        </w:rPr>
        <w:t>Б.</w:t>
      </w:r>
      <w:ins w:id="151" w:author="Неретин Евгений Сергеевич" w:date="2021-12-05T10:39:00Z">
        <w:r w:rsidR="000D0AD5">
          <w:rPr>
            <w:rFonts w:ascii="Times New Roman" w:hAnsi="Times New Roman"/>
            <w:sz w:val="24"/>
            <w:u w:val="single"/>
          </w:rPr>
          <w:t xml:space="preserve"> </w:t>
        </w:r>
      </w:ins>
      <w:r w:rsidR="00502A03">
        <w:rPr>
          <w:rFonts w:ascii="Times New Roman" w:hAnsi="Times New Roman"/>
          <w:sz w:val="24"/>
          <w:u w:val="single"/>
        </w:rPr>
        <w:t>Е.</w:t>
      </w:r>
      <w:ins w:id="152" w:author="Неретин Евгений Сергеевич" w:date="2021-12-05T10:39:00Z">
        <w:r w:rsidR="000D0AD5">
          <w:rPr>
            <w:rFonts w:ascii="Times New Roman" w:hAnsi="Times New Roman"/>
            <w:sz w:val="24"/>
            <w:u w:val="single"/>
          </w:rPr>
          <w:t xml:space="preserve"> </w:t>
        </w:r>
      </w:ins>
      <w:r w:rsidR="00502A03">
        <w:rPr>
          <w:rFonts w:ascii="Times New Roman" w:hAnsi="Times New Roman"/>
          <w:sz w:val="24"/>
          <w:u w:val="single"/>
        </w:rPr>
        <w:t>Федунов</w:t>
      </w:r>
      <w:del w:id="153" w:author="Неретин Евгений Сергеевич" w:date="2021-12-05T10:39:00Z">
        <w:r w:rsidR="00502A03" w:rsidDel="000D0AD5">
          <w:rPr>
            <w:rFonts w:ascii="Times New Roman" w:hAnsi="Times New Roman"/>
            <w:sz w:val="24"/>
            <w:u w:val="single"/>
          </w:rPr>
          <w:delText>)</w:delText>
        </w:r>
      </w:del>
      <w:del w:id="154" w:author="Неретин Евгений Сергеевич" w:date="2021-12-05T10:38:00Z">
        <w:r w:rsidR="0051024A" w:rsidDel="000D0AD5">
          <w:rPr>
            <w:rFonts w:ascii="Times New Roman" w:hAnsi="Times New Roman"/>
            <w:sz w:val="24"/>
            <w:u w:val="single"/>
          </w:rPr>
          <w:tab/>
        </w:r>
      </w:del>
    </w:p>
    <w:p w14:paraId="5A4C6726" w14:textId="5F802CFD" w:rsidR="00420254" w:rsidRPr="00CB5FF6" w:rsidRDefault="00420254" w:rsidP="001170F4">
      <w:pPr>
        <w:tabs>
          <w:tab w:val="left" w:pos="6804"/>
        </w:tabs>
        <w:spacing w:after="0" w:line="240" w:lineRule="auto"/>
        <w:ind w:firstLine="1701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</w:r>
    </w:p>
    <w:p w14:paraId="2F5C6553" w14:textId="248C1979" w:rsidR="001170F4" w:rsidDel="00A51A2C" w:rsidRDefault="000D0AD5">
      <w:pPr>
        <w:tabs>
          <w:tab w:val="left" w:pos="2410"/>
        </w:tabs>
        <w:spacing w:after="0" w:line="240" w:lineRule="auto"/>
        <w:ind w:firstLine="1701"/>
        <w:rPr>
          <w:del w:id="155" w:author="Sergey" w:date="2021-12-09T14:37:00Z"/>
          <w:rFonts w:ascii="Times New Roman" w:hAnsi="Times New Roman"/>
          <w:sz w:val="24"/>
          <w:u w:val="single"/>
        </w:rPr>
        <w:pPrChange w:id="156" w:author="Неретин Евгений Сергеевич" w:date="2021-12-05T10:38:00Z">
          <w:pPr>
            <w:tabs>
              <w:tab w:val="left" w:pos="2835"/>
            </w:tabs>
            <w:spacing w:after="0" w:line="240" w:lineRule="auto"/>
            <w:ind w:firstLine="1701"/>
            <w:jc w:val="center"/>
          </w:pPr>
        </w:pPrChange>
      </w:pPr>
      <w:ins w:id="157" w:author="Неретин Евгений Сергеевич" w:date="2021-12-05T10:38:00Z">
        <w:r>
          <w:rPr>
            <w:rFonts w:ascii="Times New Roman" w:hAnsi="Times New Roman"/>
            <w:sz w:val="24"/>
          </w:rPr>
          <w:tab/>
        </w:r>
      </w:ins>
      <w:r w:rsidR="00420254" w:rsidRPr="00CB5FF6">
        <w:rPr>
          <w:rFonts w:ascii="Times New Roman" w:hAnsi="Times New Roman"/>
          <w:sz w:val="24"/>
        </w:rPr>
        <w:t>Задание принял к исполнению</w:t>
      </w:r>
      <w:ins w:id="158" w:author="Неретин Евгений Сергеевич" w:date="2021-12-05T10:38:00Z">
        <w:r>
          <w:rPr>
            <w:rFonts w:ascii="Times New Roman" w:hAnsi="Times New Roman"/>
            <w:sz w:val="24"/>
            <w:u w:val="single"/>
          </w:rPr>
          <w:tab/>
        </w:r>
        <w:r>
          <w:rPr>
            <w:rFonts w:ascii="Times New Roman" w:hAnsi="Times New Roman"/>
            <w:sz w:val="24"/>
            <w:u w:val="single"/>
          </w:rPr>
          <w:tab/>
        </w:r>
        <w:r>
          <w:rPr>
            <w:rFonts w:ascii="Times New Roman" w:hAnsi="Times New Roman"/>
            <w:sz w:val="24"/>
            <w:u w:val="single"/>
          </w:rPr>
          <w:tab/>
        </w:r>
        <w:r>
          <w:rPr>
            <w:rFonts w:ascii="Times New Roman" w:hAnsi="Times New Roman"/>
            <w:sz w:val="24"/>
            <w:u w:val="single"/>
          </w:rPr>
          <w:tab/>
        </w:r>
      </w:ins>
      <w:del w:id="159" w:author="Неретин Евгений Сергеевич" w:date="2021-12-05T10:38:00Z">
        <w:r w:rsidR="00502A03" w:rsidDel="000D0AD5">
          <w:rPr>
            <w:rFonts w:ascii="Times New Roman" w:hAnsi="Times New Roman"/>
            <w:sz w:val="24"/>
            <w:u w:val="single"/>
          </w:rPr>
          <w:delText xml:space="preserve">          </w:delText>
        </w:r>
        <w:r w:rsidR="000C5F59" w:rsidDel="000D0AD5">
          <w:rPr>
            <w:rFonts w:ascii="Times New Roman" w:hAnsi="Times New Roman"/>
            <w:sz w:val="24"/>
            <w:u w:val="single"/>
          </w:rPr>
          <w:delText xml:space="preserve">            (</w:delText>
        </w:r>
      </w:del>
      <w:r w:rsidR="001170F4">
        <w:rPr>
          <w:rFonts w:ascii="Times New Roman" w:hAnsi="Times New Roman"/>
          <w:sz w:val="24"/>
          <w:u w:val="single"/>
        </w:rPr>
        <w:t>С.</w:t>
      </w:r>
      <w:ins w:id="160" w:author="Неретин Евгений Сергеевич" w:date="2021-12-05T10:38:00Z">
        <w:r>
          <w:rPr>
            <w:rFonts w:ascii="Times New Roman" w:hAnsi="Times New Roman"/>
            <w:sz w:val="24"/>
            <w:u w:val="single"/>
          </w:rPr>
          <w:t xml:space="preserve"> </w:t>
        </w:r>
      </w:ins>
      <w:r w:rsidR="001170F4">
        <w:rPr>
          <w:rFonts w:ascii="Times New Roman" w:hAnsi="Times New Roman"/>
          <w:sz w:val="24"/>
          <w:u w:val="single"/>
        </w:rPr>
        <w:t>К</w:t>
      </w:r>
      <w:r w:rsidR="00502A03">
        <w:rPr>
          <w:rFonts w:ascii="Times New Roman" w:hAnsi="Times New Roman"/>
          <w:sz w:val="24"/>
          <w:u w:val="single"/>
        </w:rPr>
        <w:t>.</w:t>
      </w:r>
      <w:r w:rsidR="001170F4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="001170F4">
        <w:rPr>
          <w:rFonts w:ascii="Times New Roman" w:hAnsi="Times New Roman"/>
          <w:sz w:val="24"/>
          <w:u w:val="single"/>
        </w:rPr>
        <w:t>Г</w:t>
      </w:r>
      <w:ins w:id="161" w:author="Неретин Евгений Сергеевич" w:date="2021-12-05T10:38:00Z">
        <w:r>
          <w:rPr>
            <w:rFonts w:ascii="Times New Roman" w:hAnsi="Times New Roman"/>
            <w:sz w:val="24"/>
            <w:u w:val="single"/>
          </w:rPr>
          <w:t>а</w:t>
        </w:r>
      </w:ins>
      <w:del w:id="162" w:author="Неретин Евгений Сергеевич" w:date="2021-12-05T10:38:00Z">
        <w:r w:rsidR="001170F4" w:rsidDel="000D0AD5">
          <w:rPr>
            <w:rFonts w:ascii="Times New Roman" w:hAnsi="Times New Roman"/>
            <w:sz w:val="24"/>
            <w:u w:val="single"/>
          </w:rPr>
          <w:delText>е</w:delText>
        </w:r>
      </w:del>
      <w:r w:rsidR="001170F4">
        <w:rPr>
          <w:rFonts w:ascii="Times New Roman" w:hAnsi="Times New Roman"/>
          <w:sz w:val="24"/>
          <w:u w:val="single"/>
        </w:rPr>
        <w:t>лиханов</w:t>
      </w:r>
      <w:proofErr w:type="spellEnd"/>
      <w:del w:id="163" w:author="Неретин Евгений Сергеевич" w:date="2021-12-05T10:38:00Z">
        <w:r w:rsidR="00502A03" w:rsidDel="000D0AD5">
          <w:rPr>
            <w:rFonts w:ascii="Times New Roman" w:hAnsi="Times New Roman"/>
            <w:sz w:val="24"/>
            <w:u w:val="single"/>
          </w:rPr>
          <w:delText>)</w:delText>
        </w:r>
        <w:r w:rsidR="0051024A" w:rsidDel="000D0AD5">
          <w:rPr>
            <w:rFonts w:ascii="Times New Roman" w:hAnsi="Times New Roman"/>
            <w:sz w:val="24"/>
            <w:u w:val="single"/>
          </w:rPr>
          <w:tab/>
        </w:r>
      </w:del>
    </w:p>
    <w:p w14:paraId="396A8A07" w14:textId="534ADD1F" w:rsidR="00455011" w:rsidRPr="00420254" w:rsidRDefault="00420254">
      <w:pPr>
        <w:tabs>
          <w:tab w:val="left" w:pos="2410"/>
        </w:tabs>
        <w:spacing w:after="0" w:line="240" w:lineRule="auto"/>
        <w:ind w:firstLine="1701"/>
        <w:rPr>
          <w:rStyle w:val="FontStyle35"/>
          <w:rFonts w:ascii="Calibri" w:hAnsi="Calibri"/>
          <w:b w:val="0"/>
          <w:bCs w:val="0"/>
          <w:sz w:val="22"/>
          <w:szCs w:val="20"/>
        </w:rPr>
        <w:pPrChange w:id="164" w:author="Sergey" w:date="2021-12-09T14:37:00Z">
          <w:pPr>
            <w:tabs>
              <w:tab w:val="left" w:pos="2835"/>
            </w:tabs>
            <w:spacing w:after="0"/>
            <w:ind w:right="-1"/>
            <w:jc w:val="center"/>
          </w:pPr>
        </w:pPrChange>
      </w:pPr>
      <w:del w:id="165" w:author="Sergey" w:date="2021-12-09T14:37:00Z">
        <w:r w:rsidRPr="00CB5FF6" w:rsidDel="00A51A2C">
          <w:rPr>
            <w:rFonts w:ascii="Times New Roman" w:hAnsi="Times New Roman"/>
            <w:sz w:val="16"/>
          </w:rPr>
          <w:tab/>
        </w:r>
        <w:r w:rsidR="00502A03" w:rsidDel="00A51A2C">
          <w:rPr>
            <w:rFonts w:ascii="Times New Roman" w:hAnsi="Times New Roman"/>
            <w:sz w:val="16"/>
          </w:rPr>
          <w:delText xml:space="preserve">   </w:delText>
        </w:r>
        <w:r w:rsidRPr="00CB5FF6" w:rsidDel="00A51A2C">
          <w:rPr>
            <w:rFonts w:ascii="Times New Roman" w:hAnsi="Times New Roman"/>
            <w:sz w:val="16"/>
          </w:rPr>
          <w:delText>(</w:delText>
        </w:r>
      </w:del>
    </w:p>
    <w:sectPr w:rsidR="00455011" w:rsidRPr="00420254" w:rsidSect="000D5705">
      <w:pgSz w:w="11906" w:h="16838"/>
      <w:pgMar w:top="568" w:right="850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2" w:author="Неретин Евгений Сергеевич" w:date="2021-12-05T10:37:00Z" w:initials="НЕС">
    <w:p w14:paraId="29C9E060" w14:textId="40B189AF" w:rsidR="000D0AD5" w:rsidRDefault="000D0AD5">
      <w:pPr>
        <w:pStyle w:val="ac"/>
      </w:pPr>
      <w:r>
        <w:rPr>
          <w:rStyle w:val="ab"/>
        </w:rPr>
        <w:annotationRef/>
      </w:r>
      <w:r w:rsidR="00C13EB6">
        <w:t>Это не исходные данные. Список литературы приведен в конце задания</w:t>
      </w:r>
    </w:p>
  </w:comment>
  <w:comment w:id="65" w:author="Неретин Евгений Сергеевич" w:date="2021-12-05T10:36:00Z" w:initials="НЕС">
    <w:p w14:paraId="1F8FCCCD" w14:textId="6AB090F0" w:rsidR="000D0AD5" w:rsidRDefault="000D0AD5">
      <w:pPr>
        <w:pStyle w:val="ac"/>
      </w:pPr>
      <w:r>
        <w:rPr>
          <w:rStyle w:val="ab"/>
        </w:rPr>
        <w:annotationRef/>
      </w:r>
      <w:r w:rsidR="00C13EB6">
        <w:t>Такое длинное название не влезет в штамп</w:t>
      </w:r>
    </w:p>
  </w:comment>
  <w:comment w:id="69" w:author="Неретин Евгений Сергеевич" w:date="2021-12-05T10:35:00Z" w:initials="НЕС">
    <w:p w14:paraId="5E05104F" w14:textId="034FA076" w:rsidR="000D0AD5" w:rsidRDefault="000D0AD5">
      <w:pPr>
        <w:pStyle w:val="ac"/>
      </w:pPr>
      <w:r>
        <w:rPr>
          <w:rStyle w:val="ab"/>
        </w:rPr>
        <w:annotationRef/>
      </w:r>
      <w:r w:rsidR="00C13EB6">
        <w:t>Такие длинные названия не влезут в штамп</w:t>
      </w:r>
    </w:p>
  </w:comment>
  <w:comment w:id="89" w:author="Неретин Евгений Сергеевич" w:date="2021-12-05T10:36:00Z" w:initials="НЕС">
    <w:p w14:paraId="2385D83F" w14:textId="60C5AA26" w:rsidR="000D0AD5" w:rsidRDefault="000D0AD5">
      <w:pPr>
        <w:pStyle w:val="ac"/>
      </w:pPr>
      <w:r>
        <w:rPr>
          <w:rStyle w:val="ab"/>
        </w:rPr>
        <w:annotationRef/>
      </w:r>
      <w:r w:rsidR="00C13EB6">
        <w:t>Такое длинное название не влезет в штамп</w:t>
      </w:r>
    </w:p>
  </w:comment>
  <w:comment w:id="122" w:author="Неретин Евгений Сергеевич" w:date="2021-12-05T10:35:00Z" w:initials="НЕС">
    <w:p w14:paraId="4C745D35" w14:textId="27289B4A" w:rsidR="000D0AD5" w:rsidRDefault="000D0AD5">
      <w:pPr>
        <w:pStyle w:val="ac"/>
      </w:pPr>
      <w:r>
        <w:rPr>
          <w:rStyle w:val="ab"/>
        </w:rPr>
        <w:annotationRef/>
      </w:r>
      <w:r w:rsidR="00C13EB6">
        <w:t>Оформить по ГОСТ</w:t>
      </w:r>
    </w:p>
  </w:comment>
  <w:comment w:id="132" w:author="Неретин Евгений Сергеевич" w:date="2021-12-05T10:39:00Z" w:initials="НЕС">
    <w:p w14:paraId="2F4EB2DF" w14:textId="225A644A" w:rsidR="00C13EB6" w:rsidRDefault="00C13EB6">
      <w:pPr>
        <w:pStyle w:val="ac"/>
      </w:pPr>
      <w:r>
        <w:rPr>
          <w:rStyle w:val="ab"/>
        </w:rPr>
        <w:annotationRef/>
      </w:r>
      <w:r>
        <w:t>Задание должно быть 1 лист на обороте. Исключить треть. страницу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C9E060" w15:done="0"/>
  <w15:commentEx w15:paraId="1F8FCCCD" w15:done="0"/>
  <w15:commentEx w15:paraId="5E05104F" w15:done="0"/>
  <w15:commentEx w15:paraId="2385D83F" w15:done="0"/>
  <w15:commentEx w15:paraId="4C745D35" w15:done="0"/>
  <w15:commentEx w15:paraId="2F4EB2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8A482" w16cex:dateUtc="2021-12-05T07:37:00Z"/>
  <w16cex:commentExtensible w16cex:durableId="2558A483" w16cex:dateUtc="2021-12-05T07:36:00Z"/>
  <w16cex:commentExtensible w16cex:durableId="2558A484" w16cex:dateUtc="2021-12-05T07:35:00Z"/>
  <w16cex:commentExtensible w16cex:durableId="2558A485" w16cex:dateUtc="2021-12-05T07:36:00Z"/>
  <w16cex:commentExtensible w16cex:durableId="2558A486" w16cex:dateUtc="2021-12-05T07:35:00Z"/>
  <w16cex:commentExtensible w16cex:durableId="2558A487" w16cex:dateUtc="2021-12-05T07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C9E060" w16cid:durableId="2558A482"/>
  <w16cid:commentId w16cid:paraId="1F8FCCCD" w16cid:durableId="2558A483"/>
  <w16cid:commentId w16cid:paraId="5E05104F" w16cid:durableId="2558A484"/>
  <w16cid:commentId w16cid:paraId="2385D83F" w16cid:durableId="2558A485"/>
  <w16cid:commentId w16cid:paraId="4C745D35" w16cid:durableId="2558A486"/>
  <w16cid:commentId w16cid:paraId="2F4EB2DF" w16cid:durableId="2558A4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9A6"/>
    <w:multiLevelType w:val="hybridMultilevel"/>
    <w:tmpl w:val="8A86A0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" w15:restartNumberingAfterBreak="0">
    <w:nsid w:val="31A71ECD"/>
    <w:multiLevelType w:val="hybridMultilevel"/>
    <w:tmpl w:val="C3F8B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4" w15:restartNumberingAfterBreak="0">
    <w:nsid w:val="414E1D45"/>
    <w:multiLevelType w:val="hybridMultilevel"/>
    <w:tmpl w:val="E1D09662"/>
    <w:lvl w:ilvl="0" w:tplc="FFFFFFFF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270"/>
        </w:tabs>
        <w:ind w:left="127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5" w15:restartNumberingAfterBreak="0">
    <w:nsid w:val="56E724AA"/>
    <w:multiLevelType w:val="hybridMultilevel"/>
    <w:tmpl w:val="FF04C3E4"/>
    <w:lvl w:ilvl="0" w:tplc="8ADCABCA">
      <w:start w:val="1"/>
      <w:numFmt w:val="decimal"/>
      <w:lvlText w:val="%1."/>
      <w:lvlJc w:val="left"/>
      <w:pPr>
        <w:ind w:left="720" w:hanging="360"/>
      </w:pPr>
      <w:rPr>
        <w:rFonts w:cs="Tahoma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rgey">
    <w15:presenceInfo w15:providerId="Windows Live" w15:userId="1ae5c472e12dc9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7C7E"/>
    <w:rsid w:val="00066155"/>
    <w:rsid w:val="000862C4"/>
    <w:rsid w:val="00090F96"/>
    <w:rsid w:val="000C5F59"/>
    <w:rsid w:val="000D0AD5"/>
    <w:rsid w:val="000D5705"/>
    <w:rsid w:val="000E0642"/>
    <w:rsid w:val="001015F6"/>
    <w:rsid w:val="001170F4"/>
    <w:rsid w:val="00143763"/>
    <w:rsid w:val="001564BE"/>
    <w:rsid w:val="0017265C"/>
    <w:rsid w:val="001917A9"/>
    <w:rsid w:val="001A27EE"/>
    <w:rsid w:val="001A5507"/>
    <w:rsid w:val="001A6EC7"/>
    <w:rsid w:val="001A704E"/>
    <w:rsid w:val="001B53FE"/>
    <w:rsid w:val="001B75D9"/>
    <w:rsid w:val="001C7228"/>
    <w:rsid w:val="001E3195"/>
    <w:rsid w:val="001F4554"/>
    <w:rsid w:val="0021661E"/>
    <w:rsid w:val="00256148"/>
    <w:rsid w:val="00256F6F"/>
    <w:rsid w:val="00260704"/>
    <w:rsid w:val="00270C9B"/>
    <w:rsid w:val="00282DF2"/>
    <w:rsid w:val="00286578"/>
    <w:rsid w:val="002B5D79"/>
    <w:rsid w:val="002E3D3E"/>
    <w:rsid w:val="00304422"/>
    <w:rsid w:val="003148D0"/>
    <w:rsid w:val="00327EA9"/>
    <w:rsid w:val="00335503"/>
    <w:rsid w:val="0034710F"/>
    <w:rsid w:val="0036255F"/>
    <w:rsid w:val="003756EC"/>
    <w:rsid w:val="0037664A"/>
    <w:rsid w:val="003B52A2"/>
    <w:rsid w:val="003E3660"/>
    <w:rsid w:val="003F7253"/>
    <w:rsid w:val="004168AD"/>
    <w:rsid w:val="00420254"/>
    <w:rsid w:val="00455011"/>
    <w:rsid w:val="0046696D"/>
    <w:rsid w:val="0047079D"/>
    <w:rsid w:val="00494456"/>
    <w:rsid w:val="004954B3"/>
    <w:rsid w:val="004A0B84"/>
    <w:rsid w:val="004E521E"/>
    <w:rsid w:val="004F0E23"/>
    <w:rsid w:val="00500675"/>
    <w:rsid w:val="00502A03"/>
    <w:rsid w:val="005032F1"/>
    <w:rsid w:val="0051024A"/>
    <w:rsid w:val="00523139"/>
    <w:rsid w:val="00531387"/>
    <w:rsid w:val="0053699F"/>
    <w:rsid w:val="005523F6"/>
    <w:rsid w:val="00561068"/>
    <w:rsid w:val="00565DEE"/>
    <w:rsid w:val="00576E21"/>
    <w:rsid w:val="005855F9"/>
    <w:rsid w:val="005C4DF6"/>
    <w:rsid w:val="005F5482"/>
    <w:rsid w:val="0061190D"/>
    <w:rsid w:val="00621279"/>
    <w:rsid w:val="00622985"/>
    <w:rsid w:val="00641A80"/>
    <w:rsid w:val="0064495E"/>
    <w:rsid w:val="00645538"/>
    <w:rsid w:val="0064651E"/>
    <w:rsid w:val="00651F8E"/>
    <w:rsid w:val="006717F0"/>
    <w:rsid w:val="00691A10"/>
    <w:rsid w:val="006B57A5"/>
    <w:rsid w:val="006D018F"/>
    <w:rsid w:val="006E2409"/>
    <w:rsid w:val="006F0AF1"/>
    <w:rsid w:val="007205D6"/>
    <w:rsid w:val="007A4FAB"/>
    <w:rsid w:val="007B5324"/>
    <w:rsid w:val="007B6D9C"/>
    <w:rsid w:val="007C6526"/>
    <w:rsid w:val="007D5D3A"/>
    <w:rsid w:val="007E328B"/>
    <w:rsid w:val="007E6986"/>
    <w:rsid w:val="0080743D"/>
    <w:rsid w:val="00814BE3"/>
    <w:rsid w:val="00834C0D"/>
    <w:rsid w:val="00857481"/>
    <w:rsid w:val="0086639E"/>
    <w:rsid w:val="00872506"/>
    <w:rsid w:val="0087785B"/>
    <w:rsid w:val="00892834"/>
    <w:rsid w:val="008C40C3"/>
    <w:rsid w:val="008C4236"/>
    <w:rsid w:val="00924003"/>
    <w:rsid w:val="00930B2A"/>
    <w:rsid w:val="00936481"/>
    <w:rsid w:val="00936E43"/>
    <w:rsid w:val="00942371"/>
    <w:rsid w:val="00943704"/>
    <w:rsid w:val="00944429"/>
    <w:rsid w:val="0094597C"/>
    <w:rsid w:val="00981645"/>
    <w:rsid w:val="00982DF3"/>
    <w:rsid w:val="00984A65"/>
    <w:rsid w:val="009A170B"/>
    <w:rsid w:val="009A7C7E"/>
    <w:rsid w:val="009B1691"/>
    <w:rsid w:val="009B5C94"/>
    <w:rsid w:val="009C766B"/>
    <w:rsid w:val="009D16CE"/>
    <w:rsid w:val="009D4CB5"/>
    <w:rsid w:val="009F0719"/>
    <w:rsid w:val="009F4972"/>
    <w:rsid w:val="00A057EB"/>
    <w:rsid w:val="00A1377B"/>
    <w:rsid w:val="00A1762B"/>
    <w:rsid w:val="00A23147"/>
    <w:rsid w:val="00A41F17"/>
    <w:rsid w:val="00A51A2C"/>
    <w:rsid w:val="00A71759"/>
    <w:rsid w:val="00A82331"/>
    <w:rsid w:val="00A863D0"/>
    <w:rsid w:val="00A92D7A"/>
    <w:rsid w:val="00AC099F"/>
    <w:rsid w:val="00AE266E"/>
    <w:rsid w:val="00AE4EB9"/>
    <w:rsid w:val="00B0052F"/>
    <w:rsid w:val="00B12803"/>
    <w:rsid w:val="00B30820"/>
    <w:rsid w:val="00B41FE6"/>
    <w:rsid w:val="00B42C02"/>
    <w:rsid w:val="00B44617"/>
    <w:rsid w:val="00B45B3D"/>
    <w:rsid w:val="00B45BED"/>
    <w:rsid w:val="00B56B67"/>
    <w:rsid w:val="00B6538A"/>
    <w:rsid w:val="00B65D85"/>
    <w:rsid w:val="00B7070C"/>
    <w:rsid w:val="00B711D6"/>
    <w:rsid w:val="00B82B59"/>
    <w:rsid w:val="00B90355"/>
    <w:rsid w:val="00BD0318"/>
    <w:rsid w:val="00BE4040"/>
    <w:rsid w:val="00C13EB6"/>
    <w:rsid w:val="00CA4F8F"/>
    <w:rsid w:val="00CC6C19"/>
    <w:rsid w:val="00CD1A8D"/>
    <w:rsid w:val="00CD3E25"/>
    <w:rsid w:val="00CE481E"/>
    <w:rsid w:val="00D01C49"/>
    <w:rsid w:val="00D10B01"/>
    <w:rsid w:val="00D26B64"/>
    <w:rsid w:val="00D61F13"/>
    <w:rsid w:val="00D629C0"/>
    <w:rsid w:val="00D64F12"/>
    <w:rsid w:val="00D70B29"/>
    <w:rsid w:val="00D7593B"/>
    <w:rsid w:val="00D83D6F"/>
    <w:rsid w:val="00DA5A4F"/>
    <w:rsid w:val="00DB3D46"/>
    <w:rsid w:val="00DC1D20"/>
    <w:rsid w:val="00DC2943"/>
    <w:rsid w:val="00DD5376"/>
    <w:rsid w:val="00DD5E99"/>
    <w:rsid w:val="00DE1360"/>
    <w:rsid w:val="00DE2056"/>
    <w:rsid w:val="00DF2D9D"/>
    <w:rsid w:val="00E15C13"/>
    <w:rsid w:val="00E213CE"/>
    <w:rsid w:val="00E31B8A"/>
    <w:rsid w:val="00E432A7"/>
    <w:rsid w:val="00E73D3F"/>
    <w:rsid w:val="00E74CB4"/>
    <w:rsid w:val="00E818F5"/>
    <w:rsid w:val="00E83F11"/>
    <w:rsid w:val="00E86A88"/>
    <w:rsid w:val="00E90051"/>
    <w:rsid w:val="00EA2199"/>
    <w:rsid w:val="00EA4C33"/>
    <w:rsid w:val="00EA6A98"/>
    <w:rsid w:val="00EC08BA"/>
    <w:rsid w:val="00EF5890"/>
    <w:rsid w:val="00F01A9C"/>
    <w:rsid w:val="00F8668E"/>
    <w:rsid w:val="00FB0671"/>
    <w:rsid w:val="00FB1B36"/>
    <w:rsid w:val="00FB215C"/>
    <w:rsid w:val="00FF7D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A8FC"/>
  <w15:docId w15:val="{5D1A246F-8C18-4D51-9C4C-9617D1B2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C7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7C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59"/>
    <w:rsid w:val="001F45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rsid w:val="00B56B67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ntStyle35">
    <w:name w:val="Font Style35"/>
    <w:rsid w:val="00B56B67"/>
    <w:rPr>
      <w:rFonts w:ascii="Times New Roman" w:hAnsi="Times New Roman" w:cs="Times New Roman"/>
      <w:b/>
      <w:bCs/>
      <w:sz w:val="16"/>
      <w:szCs w:val="16"/>
    </w:rPr>
  </w:style>
  <w:style w:type="paragraph" w:customStyle="1" w:styleId="1">
    <w:name w:val="Стиль1"/>
    <w:basedOn w:val="a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6B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">
    <w:name w:val="Style2"/>
    <w:basedOn w:val="a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1A704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1A704E"/>
    <w:rPr>
      <w:rFonts w:ascii="Times New Roman" w:hAnsi="Times New Roman" w:cs="Times New Roman"/>
      <w:b/>
      <w:bCs/>
      <w:sz w:val="18"/>
      <w:szCs w:val="18"/>
    </w:rPr>
  </w:style>
  <w:style w:type="paragraph" w:customStyle="1" w:styleId="aa">
    <w:name w:val="Нормальный"/>
    <w:rsid w:val="001A70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0D570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annotation reference"/>
    <w:basedOn w:val="a0"/>
    <w:uiPriority w:val="99"/>
    <w:semiHidden/>
    <w:unhideWhenUsed/>
    <w:rsid w:val="00FB0671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FB067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FB0671"/>
    <w:rPr>
      <w:rFonts w:ascii="Calibri" w:eastAsia="Times New Roman" w:hAnsi="Calibri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7265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7265C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customStyle="1" w:styleId="Standard">
    <w:name w:val="Standard"/>
    <w:rsid w:val="001564BE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styleId="af0">
    <w:name w:val="Revision"/>
    <w:hidden/>
    <w:uiPriority w:val="99"/>
    <w:semiHidden/>
    <w:rsid w:val="000D0AD5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Sergey</cp:lastModifiedBy>
  <cp:revision>41</cp:revision>
  <cp:lastPrinted>2020-09-28T08:48:00Z</cp:lastPrinted>
  <dcterms:created xsi:type="dcterms:W3CDTF">2021-09-28T08:11:00Z</dcterms:created>
  <dcterms:modified xsi:type="dcterms:W3CDTF">2021-12-09T14:47:00Z</dcterms:modified>
</cp:coreProperties>
</file>